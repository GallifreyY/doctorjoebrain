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238F5" w14:textId="4BE8BA22" w:rsidR="00DE6B4D" w:rsidRDefault="00DB35CA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Ho</w:t>
      </w:r>
      <w:r>
        <w:rPr>
          <w:rFonts w:ascii="宋体" w:eastAsia="宋体" w:hAnsi="宋体" w:cs="宋体"/>
          <w:kern w:val="0"/>
          <w:sz w:val="24"/>
          <w:szCs w:val="24"/>
        </w:rPr>
        <w:t xml:space="preserve">rizon </w:t>
      </w:r>
      <w:del w:id="0" w:author="Joe Zhao" w:date="2020-08-12T11:23:00Z">
        <w:r w:rsidDel="00B060AC">
          <w:rPr>
            <w:rFonts w:ascii="宋体" w:eastAsia="宋体" w:hAnsi="宋体" w:cs="宋体" w:hint="eastAsia"/>
            <w:kern w:val="0"/>
            <w:sz w:val="24"/>
            <w:szCs w:val="24"/>
          </w:rPr>
          <w:delText xml:space="preserve">device </w:delText>
        </w:r>
      </w:del>
      <w:ins w:id="1" w:author="Joe Zhao" w:date="2020-08-12T11:23:00Z">
        <w:r w:rsidR="00B060AC">
          <w:rPr>
            <w:rFonts w:ascii="宋体" w:eastAsia="宋体" w:hAnsi="宋体" w:cs="宋体" w:hint="eastAsia"/>
            <w:kern w:val="0"/>
            <w:sz w:val="24"/>
            <w:szCs w:val="24"/>
          </w:rPr>
          <w:t>P</w:t>
        </w:r>
        <w:r w:rsidR="00B060AC">
          <w:rPr>
            <w:rFonts w:ascii="宋体" w:eastAsia="宋体" w:hAnsi="宋体" w:cs="宋体"/>
            <w:kern w:val="0"/>
            <w:sz w:val="24"/>
            <w:szCs w:val="24"/>
          </w:rPr>
          <w:t xml:space="preserve">eripherals </w:t>
        </w:r>
      </w:ins>
      <w:del w:id="2" w:author="Joe Zhao" w:date="2020-08-12T11:23:00Z">
        <w:r w:rsidDel="00B060AC">
          <w:rPr>
            <w:rFonts w:ascii="宋体" w:eastAsia="宋体" w:hAnsi="宋体" w:cs="宋体"/>
            <w:kern w:val="0"/>
            <w:sz w:val="24"/>
            <w:szCs w:val="24"/>
          </w:rPr>
          <w:delText>doctor</w:delText>
        </w:r>
        <w:r w:rsidR="00771E75" w:rsidDel="00B060AC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ins w:id="3" w:author="Joe Zhao" w:date="2020-08-12T11:23:00Z">
        <w:r w:rsidR="00B060AC">
          <w:rPr>
            <w:rFonts w:ascii="宋体" w:eastAsia="宋体" w:hAnsi="宋体" w:cs="宋体"/>
            <w:kern w:val="0"/>
            <w:sz w:val="24"/>
            <w:szCs w:val="24"/>
          </w:rPr>
          <w:t>Intelligence</w:t>
        </w:r>
      </w:ins>
      <w:del w:id="4" w:author="Joe Zhao" w:date="2020-08-12T11:24:00Z">
        <w:r w:rsidR="00F543A4" w:rsidDel="00186314">
          <w:rPr>
            <w:rFonts w:ascii="宋体" w:eastAsia="宋体" w:hAnsi="宋体" w:cs="宋体"/>
            <w:kern w:val="0"/>
            <w:sz w:val="24"/>
            <w:szCs w:val="24"/>
          </w:rPr>
          <w:delText>(DoctorJoeIntelligence)</w:delText>
        </w:r>
      </w:del>
      <w:r>
        <w:rPr>
          <w:rFonts w:ascii="宋体" w:eastAsia="宋体" w:hAnsi="宋体" w:cs="宋体"/>
          <w:kern w:val="0"/>
          <w:sz w:val="24"/>
          <w:szCs w:val="24"/>
        </w:rPr>
        <w:t xml:space="preserve"> 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a</w:t>
      </w:r>
      <w:r>
        <w:rPr>
          <w:rFonts w:ascii="宋体" w:eastAsia="宋体" w:hAnsi="宋体" w:cs="宋体"/>
          <w:kern w:val="0"/>
          <w:sz w:val="24"/>
          <w:szCs w:val="24"/>
        </w:rPr>
        <w:t>n online self-serviced diagnosis</w:t>
      </w:r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del w:id="5" w:author="Joe Zhao" w:date="2020-08-12T11:24:00Z">
        <w:r w:rsidR="00D0624C" w:rsidDel="00186314">
          <w:rPr>
            <w:rFonts w:ascii="宋体" w:eastAsia="宋体" w:hAnsi="宋体" w:cs="宋体"/>
            <w:kern w:val="0"/>
            <w:sz w:val="24"/>
            <w:szCs w:val="24"/>
          </w:rPr>
          <w:delText>solution</w:delText>
        </w:r>
        <w:r w:rsidRPr="00DB35CA" w:rsidDel="00186314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ins w:id="6" w:author="Joe Zhao" w:date="2020-08-12T11:24:00Z">
        <w:r w:rsidR="00186314">
          <w:rPr>
            <w:rFonts w:ascii="宋体" w:eastAsia="宋体" w:hAnsi="宋体" w:cs="宋体"/>
            <w:kern w:val="0"/>
            <w:sz w:val="24"/>
            <w:szCs w:val="24"/>
          </w:rPr>
          <w:t>service</w:t>
        </w:r>
        <w:r w:rsidR="00186314" w:rsidRPr="00DB35CA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that can help increase the satisfaction when using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peripheral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device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s with Horizon product by </w:t>
      </w:r>
      <w:r w:rsidRPr="00DB35CA">
        <w:rPr>
          <w:rFonts w:ascii="宋体" w:eastAsia="宋体" w:hAnsi="宋体" w:cs="宋体"/>
          <w:kern w:val="0"/>
          <w:sz w:val="24"/>
          <w:szCs w:val="24"/>
        </w:rPr>
        <w:t>both the end</w:t>
      </w:r>
      <w:ins w:id="7" w:author="Joe Zhao" w:date="2020-08-12T11:24:00Z">
        <w:r w:rsidR="003B1510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8" w:author="Joe Zhao" w:date="2020-08-12T11:24:00Z">
        <w:r w:rsidRPr="00DB35CA" w:rsidDel="003B1510">
          <w:rPr>
            <w:rFonts w:ascii="宋体" w:eastAsia="宋体" w:hAnsi="宋体" w:cs="宋体"/>
            <w:kern w:val="0"/>
            <w:sz w:val="24"/>
            <w:szCs w:val="24"/>
          </w:rPr>
          <w:delText>-</w:delText>
        </w:r>
      </w:del>
      <w:r w:rsidRPr="00DB35CA">
        <w:rPr>
          <w:rFonts w:ascii="宋体" w:eastAsia="宋体" w:hAnsi="宋体" w:cs="宋体"/>
          <w:kern w:val="0"/>
          <w:sz w:val="24"/>
          <w:szCs w:val="24"/>
        </w:rPr>
        <w:t>users and the admin</w:t>
      </w:r>
      <w:ins w:id="9" w:author="Joe Zhao" w:date="2020-08-07T10:45:00Z">
        <w:r w:rsidR="00467D91">
          <w:rPr>
            <w:rFonts w:ascii="宋体" w:eastAsia="宋体" w:hAnsi="宋体" w:cs="宋体"/>
            <w:kern w:val="0"/>
            <w:sz w:val="24"/>
            <w:szCs w:val="24"/>
          </w:rPr>
          <w:t xml:space="preserve"> user</w:t>
        </w:r>
      </w:ins>
      <w:r w:rsidRPr="00DB35CA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Currently, we support diagnosis for the following device categories – USB storage devices, USB printers, USB scanners, Cameras. </w:t>
      </w:r>
      <w:r w:rsidR="00695E43">
        <w:rPr>
          <w:rFonts w:ascii="宋体" w:eastAsia="宋体" w:hAnsi="宋体" w:cs="宋体" w:hint="eastAsia"/>
          <w:kern w:val="0"/>
          <w:sz w:val="24"/>
          <w:szCs w:val="24"/>
        </w:rPr>
        <w:t>We</w:t>
      </w:r>
      <w:r w:rsidR="00695E43">
        <w:rPr>
          <w:rFonts w:ascii="宋体" w:eastAsia="宋体" w:hAnsi="宋体" w:cs="宋体"/>
          <w:kern w:val="0"/>
          <w:sz w:val="24"/>
          <w:szCs w:val="24"/>
        </w:rPr>
        <w:t xml:space="preserve"> will continue to cover more device categories in the future.</w:t>
      </w:r>
    </w:p>
    <w:p w14:paraId="0E808EF6" w14:textId="7C449DD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del w:id="10" w:author="Joe Zhao" w:date="2020-08-12T11:25:00Z">
        <w:r w:rsidDel="007201BC">
          <w:rPr>
            <w:noProof/>
          </w:rPr>
          <w:drawing>
            <wp:inline distT="0" distB="0" distL="0" distR="0" wp14:anchorId="6B557145" wp14:editId="20306ABD">
              <wp:extent cx="5274310" cy="2632075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63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1" w:author="Joe Zhao" w:date="2020-08-12T11:25:00Z">
        <w:r w:rsidR="007201BC" w:rsidRPr="007201BC">
          <w:rPr>
            <w:rFonts w:ascii="宋体" w:eastAsia="宋体" w:hAnsi="宋体" w:cs="宋体"/>
            <w:noProof/>
            <w:kern w:val="0"/>
            <w:sz w:val="24"/>
            <w:szCs w:val="24"/>
          </w:rPr>
          <w:drawing>
            <wp:inline distT="0" distB="0" distL="0" distR="0" wp14:anchorId="6AFB0B60" wp14:editId="1BDF59A1">
              <wp:extent cx="5274310" cy="2727325"/>
              <wp:effectExtent l="0" t="0" r="254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727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EBC8546" w14:textId="2244FCEF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There are </w:t>
      </w:r>
      <w:del w:id="12" w:author="Joe Zhao" w:date="2020-08-07T10:46:00Z">
        <w:r w:rsidRPr="00DE6B4D" w:rsidDel="00FA2654">
          <w:rPr>
            <w:rFonts w:ascii="宋体" w:eastAsia="宋体" w:hAnsi="宋体" w:cs="宋体"/>
            <w:kern w:val="0"/>
            <w:sz w:val="24"/>
            <w:szCs w:val="24"/>
          </w:rPr>
          <w:delText xml:space="preserve">generally 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3 </w:t>
      </w:r>
      <w:del w:id="13" w:author="Joe Zhao" w:date="2020-08-12T11:26:00Z">
        <w:r w:rsidDel="00332CF6">
          <w:rPr>
            <w:rFonts w:ascii="宋体" w:eastAsia="宋体" w:hAnsi="宋体" w:cs="宋体"/>
            <w:kern w:val="0"/>
            <w:sz w:val="24"/>
            <w:szCs w:val="24"/>
          </w:rPr>
          <w:delText xml:space="preserve">major </w:delText>
        </w:r>
      </w:del>
      <w:ins w:id="14" w:author="Joe Zhao" w:date="2020-08-12T11:26:00Z">
        <w:r w:rsidR="00332CF6">
          <w:rPr>
            <w:rFonts w:ascii="宋体" w:eastAsia="宋体" w:hAnsi="宋体" w:cs="宋体"/>
            <w:kern w:val="0"/>
            <w:sz w:val="24"/>
            <w:szCs w:val="24"/>
          </w:rPr>
          <w:t xml:space="preserve">main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functions </w:t>
      </w:r>
      <w:del w:id="15" w:author="Joe Zhao" w:date="2020-08-07T10:46:00Z">
        <w:r w:rsidRPr="00DE6B4D" w:rsidDel="001A0B39">
          <w:rPr>
            <w:rFonts w:ascii="宋体" w:eastAsia="宋体" w:hAnsi="宋体" w:cs="宋体"/>
            <w:kern w:val="0"/>
            <w:sz w:val="24"/>
            <w:szCs w:val="24"/>
          </w:rPr>
          <w:delText>fro</w:delText>
        </w:r>
        <w:r w:rsidDel="001A0B39">
          <w:rPr>
            <w:rFonts w:ascii="宋体" w:eastAsia="宋体" w:hAnsi="宋体" w:cs="宋体"/>
            <w:kern w:val="0"/>
            <w:sz w:val="24"/>
            <w:szCs w:val="24"/>
          </w:rPr>
          <w:delText xml:space="preserve">m </w:delText>
        </w:r>
      </w:del>
      <w:ins w:id="16" w:author="Joe Zhao" w:date="2020-08-07T10:46:00Z">
        <w:r w:rsidR="001A0B39">
          <w:rPr>
            <w:rFonts w:ascii="宋体" w:eastAsia="宋体" w:hAnsi="宋体" w:cs="宋体"/>
            <w:kern w:val="0"/>
            <w:sz w:val="24"/>
            <w:szCs w:val="24"/>
          </w:rPr>
          <w:t xml:space="preserve">of </w:t>
        </w:r>
      </w:ins>
      <w:ins w:id="17" w:author="Joe Zhao" w:date="2020-08-12T11:27:00Z">
        <w:r w:rsidR="00FA172C">
          <w:rPr>
            <w:rFonts w:ascii="宋体" w:eastAsia="宋体" w:hAnsi="宋体" w:cs="宋体" w:hint="eastAsia"/>
            <w:kern w:val="0"/>
            <w:sz w:val="24"/>
            <w:szCs w:val="24"/>
          </w:rPr>
          <w:t>Horizon Peripherals Intelligence</w:t>
        </w:r>
      </w:ins>
      <w:del w:id="18" w:author="Joe Zhao" w:date="2020-08-07T10:46:00Z">
        <w:r w:rsidRPr="00DE6B4D" w:rsidDel="00CC5157">
          <w:rPr>
            <w:rFonts w:ascii="宋体" w:eastAsia="宋体" w:hAnsi="宋体" w:cs="宋体"/>
            <w:kern w:val="0"/>
            <w:sz w:val="24"/>
            <w:szCs w:val="24"/>
          </w:rPr>
          <w:delText>DoctorJoeIntelligence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. </w:t>
      </w:r>
    </w:p>
    <w:p w14:paraId="1151ABA5" w14:textId="3FDC186D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1) Publish device diagnosis report </w:t>
      </w:r>
      <w:ins w:id="19" w:author="Winnie Wu" w:date="2020-08-06T14:57:00Z">
        <w:r w:rsidR="003D2DD9" w:rsidRPr="003D2DD9">
          <w:rPr>
            <w:rFonts w:ascii="宋体" w:eastAsia="宋体" w:hAnsi="宋体" w:cs="宋体"/>
            <w:kern w:val="0"/>
            <w:sz w:val="24"/>
            <w:szCs w:val="24"/>
          </w:rPr>
          <w:t xml:space="preserve">promptly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based upon the horizon end user</w:t>
      </w:r>
      <w:del w:id="20" w:author="Joe Zhao" w:date="2020-08-07T10:47:00Z">
        <w:r w:rsidRPr="00DE6B4D" w:rsidDel="003F3994">
          <w:rPr>
            <w:rFonts w:ascii="宋体" w:eastAsia="宋体" w:hAnsi="宋体" w:cs="宋体"/>
            <w:kern w:val="0"/>
            <w:sz w:val="24"/>
            <w:szCs w:val="24"/>
          </w:rPr>
          <w:delText>'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s</w:t>
      </w:r>
      <w:ins w:id="21" w:author="Joe Zhao" w:date="2020-08-07T10:47:00Z">
        <w:r w:rsidR="003F3994">
          <w:rPr>
            <w:rFonts w:ascii="宋体" w:eastAsia="宋体" w:hAnsi="宋体" w:cs="宋体"/>
            <w:kern w:val="0"/>
            <w:sz w:val="24"/>
            <w:szCs w:val="24"/>
          </w:rPr>
          <w:t>’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requests. The report will be available for both Horizon users and admin</w:t>
      </w:r>
      <w:ins w:id="22" w:author="Joe Zhao" w:date="2020-08-07T10:47:00Z">
        <w:r w:rsidR="00225E57">
          <w:rPr>
            <w:rFonts w:ascii="宋体" w:eastAsia="宋体" w:hAnsi="宋体" w:cs="宋体"/>
            <w:kern w:val="0"/>
            <w:sz w:val="24"/>
            <w:szCs w:val="24"/>
          </w:rPr>
          <w:t xml:space="preserve"> in the web</w:t>
        </w:r>
      </w:ins>
      <w:ins w:id="23" w:author="Joe Zhao" w:date="2020-08-07T10:48:00Z">
        <w:r w:rsidR="00225E57">
          <w:rPr>
            <w:rFonts w:ascii="宋体" w:eastAsia="宋体" w:hAnsi="宋体" w:cs="宋体"/>
            <w:kern w:val="0"/>
            <w:sz w:val="24"/>
            <w:szCs w:val="24"/>
          </w:rPr>
          <w:t xml:space="preserve"> portal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Users could better understand the device usage issues with the report. </w:t>
      </w:r>
      <w:commentRangeStart w:id="24"/>
      <w:r w:rsidRPr="00DE6B4D">
        <w:rPr>
          <w:rFonts w:ascii="宋体" w:eastAsia="宋体" w:hAnsi="宋体" w:cs="宋体"/>
          <w:kern w:val="0"/>
          <w:sz w:val="24"/>
          <w:szCs w:val="24"/>
        </w:rPr>
        <w:t>Admin</w:t>
      </w:r>
      <w:del w:id="25" w:author="Winnie Wu" w:date="2020-08-06T15:05:00Z">
        <w:r w:rsidRPr="00DE6B4D" w:rsidDel="00570B90">
          <w:rPr>
            <w:rFonts w:ascii="宋体" w:eastAsia="宋体" w:hAnsi="宋体" w:cs="宋体"/>
            <w:kern w:val="0"/>
            <w:sz w:val="24"/>
            <w:szCs w:val="24"/>
          </w:rPr>
          <w:delText>s</w:delText>
        </w:r>
      </w:del>
      <w:commentRangeEnd w:id="24"/>
      <w:r w:rsidR="00570B90">
        <w:rPr>
          <w:rStyle w:val="a7"/>
        </w:rPr>
        <w:commentReference w:id="24"/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ins w:id="26" w:author="Joe Zhao" w:date="2020-08-07T10:48:00Z">
        <w:r w:rsidR="001A785A">
          <w:rPr>
            <w:rFonts w:ascii="宋体" w:eastAsia="宋体" w:hAnsi="宋体" w:cs="宋体"/>
            <w:kern w:val="0"/>
            <w:sz w:val="24"/>
            <w:szCs w:val="24"/>
          </w:rPr>
          <w:t>c</w:t>
        </w:r>
      </w:ins>
      <w:del w:id="27" w:author="Joe Zhao" w:date="2020-08-07T10:48:00Z">
        <w:r w:rsidRPr="00DE6B4D" w:rsidDel="001A785A">
          <w:rPr>
            <w:rFonts w:ascii="宋体" w:eastAsia="宋体" w:hAnsi="宋体" w:cs="宋体"/>
            <w:kern w:val="0"/>
            <w:sz w:val="24"/>
            <w:szCs w:val="24"/>
          </w:rPr>
          <w:delText>sh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ould be aware of the end users'</w:t>
      </w:r>
      <w:ins w:id="28" w:author="Joe Zhao" w:date="2020-08-07T10:48:00Z">
        <w:r w:rsidR="00725D71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29" w:author="Joe Zhao" w:date="2020-08-07T10:48:00Z">
        <w:r w:rsidRPr="00DE6B4D" w:rsidDel="00725D71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issues and take actions to fix them based upon the suggestions </w:t>
      </w:r>
      <w:del w:id="30" w:author="Joe Zhao" w:date="2020-08-07T10:47:00Z">
        <w:r w:rsidRPr="00DE6B4D" w:rsidDel="00335372">
          <w:rPr>
            <w:rFonts w:ascii="宋体" w:eastAsia="宋体" w:hAnsi="宋体" w:cs="宋体"/>
            <w:kern w:val="0"/>
            <w:sz w:val="24"/>
            <w:szCs w:val="24"/>
          </w:rPr>
          <w:delText xml:space="preserve">from </w:delText>
        </w:r>
      </w:del>
      <w:ins w:id="31" w:author="Joe Zhao" w:date="2020-08-07T10:47:00Z">
        <w:r w:rsidR="00335372">
          <w:rPr>
            <w:rFonts w:ascii="宋体" w:eastAsia="宋体" w:hAnsi="宋体" w:cs="宋体"/>
            <w:kern w:val="0"/>
            <w:sz w:val="24"/>
            <w:szCs w:val="24"/>
          </w:rPr>
          <w:t xml:space="preserve">provided in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the report.</w:t>
      </w:r>
    </w:p>
    <w:p w14:paraId="05328AEC" w14:textId="709406E3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2) Maintain a device compatibility matrix. All users could search the matrix based on the device type, client OS type, agent OS type and other dimensions, etc. </w:t>
      </w:r>
      <w:ins w:id="32" w:author="Joe Zhao" w:date="2020-08-12T11:27:00Z">
        <w:r w:rsidR="003A3492">
          <w:rPr>
            <w:rFonts w:ascii="宋体" w:eastAsia="宋体" w:hAnsi="宋体" w:cs="宋体" w:hint="eastAsia"/>
            <w:kern w:val="0"/>
            <w:sz w:val="24"/>
            <w:szCs w:val="24"/>
          </w:rPr>
          <w:t>Horizon Peripherals Intelligence</w:t>
        </w:r>
      </w:ins>
      <w:del w:id="33" w:author="Joe Zhao" w:date="2020-08-12T11:27:00Z">
        <w:r w:rsidRPr="00DE6B4D" w:rsidDel="003A3492">
          <w:rPr>
            <w:rFonts w:ascii="宋体" w:eastAsia="宋体" w:hAnsi="宋体" w:cs="宋体"/>
            <w:kern w:val="0"/>
            <w:sz w:val="24"/>
            <w:szCs w:val="24"/>
          </w:rPr>
          <w:delText>DoctorJoeIntelligence</w:delText>
        </w:r>
      </w:del>
      <w:ins w:id="34" w:author="Joe Zhao" w:date="2020-08-12T11:28:00Z">
        <w:r w:rsidR="003A3492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35" w:author="Joe Zhao" w:date="2020-08-12T11:28:00Z">
        <w:r w:rsidRPr="00DE6B4D" w:rsidDel="003A3492">
          <w:rPr>
            <w:rFonts w:ascii="宋体" w:eastAsia="宋体" w:hAnsi="宋体" w:cs="宋体"/>
            <w:kern w:val="0"/>
            <w:sz w:val="24"/>
            <w:szCs w:val="24"/>
          </w:rPr>
          <w:delText> 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will present a filtered device support table</w:t>
      </w:r>
      <w:ins w:id="36" w:author="Joe Zhao" w:date="2020-08-07T10:49:00Z">
        <w:r w:rsidR="00390B5A">
          <w:rPr>
            <w:rFonts w:ascii="宋体" w:eastAsia="宋体" w:hAnsi="宋体" w:cs="宋体"/>
            <w:kern w:val="0"/>
            <w:sz w:val="24"/>
            <w:szCs w:val="24"/>
          </w:rPr>
          <w:t xml:space="preserve"> per user</w:t>
        </w:r>
        <w:r w:rsidR="00E462AD">
          <w:rPr>
            <w:rFonts w:ascii="宋体" w:eastAsia="宋体" w:hAnsi="宋体" w:cs="宋体"/>
            <w:kern w:val="0"/>
            <w:sz w:val="24"/>
            <w:szCs w:val="24"/>
          </w:rPr>
          <w:t>s</w:t>
        </w:r>
      </w:ins>
      <w:ins w:id="37" w:author="Joe Zhao" w:date="2020-08-12T11:28:00Z">
        <w:r w:rsidR="003A3492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ins w:id="38" w:author="Joe Zhao" w:date="2020-08-07T10:49:00Z">
        <w:r w:rsidR="00390B5A">
          <w:rPr>
            <w:rFonts w:ascii="宋体" w:eastAsia="宋体" w:hAnsi="宋体" w:cs="宋体"/>
            <w:kern w:val="0"/>
            <w:sz w:val="24"/>
            <w:szCs w:val="24"/>
          </w:rPr>
          <w:t>search request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7F083920" w14:textId="417D5949" w:rsidR="00DE6B4D" w:rsidRPr="00DE6B4D" w:rsidRDefault="00DE6B4D" w:rsidP="00DE6B4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6B4D">
        <w:rPr>
          <w:rFonts w:ascii="宋体" w:eastAsia="宋体" w:hAnsi="宋体" w:cs="宋体"/>
          <w:kern w:val="0"/>
          <w:sz w:val="24"/>
          <w:szCs w:val="24"/>
        </w:rPr>
        <w:t>3)</w:t>
      </w:r>
      <w:del w:id="39" w:author="Winnie Wu" w:date="2020-08-06T14:54:00Z">
        <w:r w:rsidRPr="00DE6B4D" w:rsidDel="003D2DD9">
          <w:rPr>
            <w:rFonts w:ascii="宋体" w:eastAsia="宋体" w:hAnsi="宋体" w:cs="宋体"/>
            <w:kern w:val="0"/>
            <w:sz w:val="24"/>
            <w:szCs w:val="24"/>
          </w:rPr>
          <w:delText xml:space="preserve"> To maintain the device matrix above, only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ins w:id="40" w:author="Joe Zhao" w:date="2020-08-07T09:30:00Z">
        <w:r w:rsidR="0017558D">
          <w:rPr>
            <w:rFonts w:ascii="宋体" w:eastAsia="宋体" w:hAnsi="宋体" w:cs="宋体"/>
            <w:kern w:val="0"/>
            <w:sz w:val="24"/>
            <w:szCs w:val="24"/>
          </w:rPr>
          <w:t>T</w:t>
        </w:r>
      </w:ins>
      <w:del w:id="41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>t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>he admin</w:t>
      </w:r>
      <w:del w:id="42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 xml:space="preserve"> users</w:delText>
        </w:r>
      </w:del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del w:id="43" w:author="Joe Zhao" w:date="2020-08-07T09:30:00Z">
        <w:r w:rsidRPr="00DE6B4D" w:rsidDel="0017558D">
          <w:rPr>
            <w:rFonts w:ascii="宋体" w:eastAsia="宋体" w:hAnsi="宋体" w:cs="宋体"/>
            <w:kern w:val="0"/>
            <w:sz w:val="24"/>
            <w:szCs w:val="24"/>
          </w:rPr>
          <w:delText xml:space="preserve">have </w:delText>
        </w:r>
      </w:del>
      <w:ins w:id="44" w:author="Joe Zhao" w:date="2020-08-07T09:30:00Z">
        <w:r w:rsidR="0017558D" w:rsidRPr="00DE6B4D">
          <w:rPr>
            <w:rFonts w:ascii="宋体" w:eastAsia="宋体" w:hAnsi="宋体" w:cs="宋体"/>
            <w:kern w:val="0"/>
            <w:sz w:val="24"/>
            <w:szCs w:val="24"/>
          </w:rPr>
          <w:t>ha</w:t>
        </w:r>
        <w:r w:rsidR="0017558D">
          <w:rPr>
            <w:rFonts w:ascii="宋体" w:eastAsia="宋体" w:hAnsi="宋体" w:cs="宋体"/>
            <w:kern w:val="0"/>
            <w:sz w:val="24"/>
            <w:szCs w:val="24"/>
          </w:rPr>
          <w:t>s</w:t>
        </w:r>
        <w:r w:rsidR="0017558D" w:rsidRPr="00DE6B4D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the privilege to upload, modify, update, delete the meta data of each device category in the </w:t>
      </w:r>
      <w:del w:id="45" w:author="Joe Zhao" w:date="2020-08-12T11:28:00Z">
        <w:r w:rsidRPr="00DE6B4D" w:rsidDel="00055E85">
          <w:rPr>
            <w:rFonts w:ascii="宋体" w:eastAsia="宋体" w:hAnsi="宋体" w:cs="宋体"/>
            <w:kern w:val="0"/>
            <w:sz w:val="24"/>
            <w:szCs w:val="24"/>
          </w:rPr>
          <w:delText>web service</w:delText>
        </w:r>
      </w:del>
      <w:ins w:id="46" w:author="Joe Zhao" w:date="2020-08-12T11:28:00Z">
        <w:r w:rsidR="00055E85">
          <w:rPr>
            <w:rFonts w:ascii="宋体" w:eastAsia="宋体" w:hAnsi="宋体" w:cs="宋体"/>
            <w:kern w:val="0"/>
            <w:sz w:val="24"/>
            <w:szCs w:val="24"/>
          </w:rPr>
          <w:t>peripherals</w:t>
        </w:r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DB</w:t>
      </w:r>
      <w:ins w:id="47" w:author="Joe Zhao" w:date="2020-08-07T10:50:00Z">
        <w:r w:rsidR="00FB65CB">
          <w:rPr>
            <w:rFonts w:ascii="宋体" w:eastAsia="宋体" w:hAnsi="宋体" w:cs="宋体"/>
            <w:kern w:val="0"/>
            <w:sz w:val="24"/>
            <w:szCs w:val="24"/>
          </w:rPr>
          <w:t xml:space="preserve"> and</w:t>
        </w:r>
      </w:ins>
      <w:ins w:id="48" w:author="Winnie Wu" w:date="2020-08-06T14:54:00Z">
        <w:del w:id="49" w:author="Joe Zhao" w:date="2020-08-07T10:50:00Z">
          <w:r w:rsidR="003D2DD9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, </w:delText>
          </w:r>
          <w:r w:rsidR="003D2DD9" w:rsidDel="00FB65CB">
            <w:rPr>
              <w:rFonts w:ascii="宋体" w:eastAsia="宋体" w:hAnsi="宋体" w:cs="宋体" w:hint="eastAsia"/>
              <w:kern w:val="0"/>
              <w:sz w:val="24"/>
              <w:szCs w:val="24"/>
            </w:rPr>
            <w:delText>t</w:delText>
          </w:r>
          <w:r w:rsidR="003D2DD9" w:rsidRPr="00DE6B4D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>o</w:delText>
          </w:r>
        </w:del>
        <w:r w:rsidR="003D2DD9" w:rsidRPr="00DE6B4D">
          <w:rPr>
            <w:rFonts w:ascii="宋体" w:eastAsia="宋体" w:hAnsi="宋体" w:cs="宋体"/>
            <w:kern w:val="0"/>
            <w:sz w:val="24"/>
            <w:szCs w:val="24"/>
          </w:rPr>
          <w:t xml:space="preserve"> maintain the device matrix</w:t>
        </w:r>
        <w:del w:id="50" w:author="Joe Zhao" w:date="2020-08-07T10:50:00Z">
          <w:r w:rsidR="003D2DD9" w:rsidRPr="00DE6B4D" w:rsidDel="00FB65CB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above</w:delText>
          </w:r>
        </w:del>
      </w:ins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. We provide an admin </w:t>
      </w:r>
      <w:r w:rsidR="00B509CB">
        <w:rPr>
          <w:rFonts w:ascii="宋体" w:eastAsia="宋体" w:hAnsi="宋体" w:cs="宋体"/>
          <w:kern w:val="0"/>
          <w:sz w:val="24"/>
          <w:szCs w:val="24"/>
        </w:rPr>
        <w:t>access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to </w:t>
      </w:r>
      <w:r w:rsidR="00AC47FE">
        <w:rPr>
          <w:rFonts w:ascii="宋体" w:eastAsia="宋体" w:hAnsi="宋体" w:cs="宋体"/>
          <w:kern w:val="0"/>
          <w:sz w:val="24"/>
          <w:szCs w:val="24"/>
        </w:rPr>
        <w:t>do</w:t>
      </w:r>
      <w:r w:rsidRPr="00DE6B4D">
        <w:rPr>
          <w:rFonts w:ascii="宋体" w:eastAsia="宋体" w:hAnsi="宋体" w:cs="宋体"/>
          <w:kern w:val="0"/>
          <w:sz w:val="24"/>
          <w:szCs w:val="24"/>
        </w:rPr>
        <w:t xml:space="preserve"> it.</w:t>
      </w:r>
    </w:p>
    <w:p w14:paraId="1767C638" w14:textId="03D10361" w:rsidR="00DE6B4D" w:rsidRPr="003D2DD9" w:rsidDel="00570B90" w:rsidRDefault="00771E75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del w:id="51" w:author="Winnie Wu" w:date="2020-08-06T15:03:00Z"/>
          <w:rFonts w:ascii="宋体" w:eastAsia="宋体" w:hAnsi="宋体" w:cs="宋体"/>
          <w:kern w:val="0"/>
          <w:sz w:val="24"/>
          <w:szCs w:val="24"/>
          <w:rPrChange w:id="52" w:author="Winnie Wu" w:date="2020-08-06T14:59:00Z">
            <w:rPr>
              <w:del w:id="53" w:author="Winnie Wu" w:date="2020-08-06T15:03:00Z"/>
            </w:rPr>
          </w:rPrChange>
        </w:rPr>
        <w:pPrChange w:id="54" w:author="Winnie Wu" w:date="2020-08-06T14:59:00Z">
          <w:pPr>
            <w:widowControl/>
            <w:spacing w:before="100" w:beforeAutospacing="1" w:after="100" w:afterAutospacing="1"/>
            <w:jc w:val="left"/>
          </w:pPr>
        </w:pPrChange>
      </w:pPr>
      <w:commentRangeStart w:id="55"/>
      <w:del w:id="56" w:author="Winnie Wu" w:date="2020-08-06T14:59:00Z">
        <w:r w:rsidRPr="003D2DD9" w:rsidDel="003D2DD9">
          <w:rPr>
            <w:rFonts w:ascii="宋体" w:eastAsia="宋体" w:hAnsi="宋体" w:cs="宋体"/>
            <w:kern w:val="0"/>
            <w:sz w:val="24"/>
            <w:szCs w:val="24"/>
            <w:rPrChange w:id="57" w:author="Winnie Wu" w:date="2020-08-06T14:59:00Z">
              <w:rPr/>
            </w:rPrChange>
          </w:rPr>
          <w:delText xml:space="preserve">After </w:delText>
        </w:r>
      </w:del>
      <w:del w:id="58" w:author="Winnie Wu" w:date="2020-08-06T15:03:00Z">
        <w:r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59" w:author="Winnie Wu" w:date="2020-08-06T14:59:00Z">
              <w:rPr/>
            </w:rPrChange>
          </w:rPr>
          <w:delText>successfully install and deploy the Doc</w:delText>
        </w:r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0" w:author="Winnie Wu" w:date="2020-08-06T14:59:00Z">
              <w:rPr/>
            </w:rPrChange>
          </w:rPr>
          <w:delText>torJoeIntelligence following the installation guide</w:delText>
        </w:r>
      </w:del>
      <w:del w:id="61" w:author="Winnie Wu" w:date="2020-08-06T14:59:00Z">
        <w:r w:rsidR="00695E43" w:rsidRPr="003D2DD9" w:rsidDel="003D2DD9">
          <w:rPr>
            <w:rFonts w:ascii="宋体" w:eastAsia="宋体" w:hAnsi="宋体" w:cs="宋体"/>
            <w:kern w:val="0"/>
            <w:sz w:val="24"/>
            <w:szCs w:val="24"/>
            <w:rPrChange w:id="62" w:author="Winnie Wu" w:date="2020-08-06T14:59:00Z">
              <w:rPr/>
            </w:rPrChange>
          </w:rPr>
          <w:delText xml:space="preserve">, </w:delText>
        </w:r>
      </w:del>
      <w:del w:id="63" w:author="Winnie Wu" w:date="2020-08-06T15:03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4" w:author="Winnie Wu" w:date="2020-08-06T14:59:00Z">
              <w:rPr/>
            </w:rPrChange>
          </w:rPr>
          <w:delText xml:space="preserve">Horizon user </w:delText>
        </w:r>
      </w:del>
      <w:del w:id="65" w:author="Winnie Wu" w:date="2020-08-06T15:00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6" w:author="Winnie Wu" w:date="2020-08-06T14:59:00Z">
              <w:rPr/>
            </w:rPrChange>
          </w:rPr>
          <w:delText xml:space="preserve">could </w:delText>
        </w:r>
      </w:del>
      <w:del w:id="67" w:author="Winnie Wu" w:date="2020-08-06T15:03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68" w:author="Winnie Wu" w:date="2020-08-06T14:59:00Z">
              <w:rPr/>
            </w:rPrChange>
          </w:rPr>
          <w:delText>login a Horizon remote desktop or app session</w:delText>
        </w:r>
      </w:del>
      <w:del w:id="69" w:author="Winnie Wu" w:date="2020-08-06T15:00:00Z"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0" w:author="Winnie Wu" w:date="2020-08-06T14:59:00Z">
              <w:rPr/>
            </w:rPrChange>
          </w:rPr>
          <w:delText xml:space="preserve"> with </w:delText>
        </w:r>
        <w:r w:rsidR="00F06651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1" w:author="Winnie Wu" w:date="2020-08-06T14:59:00Z">
              <w:rPr/>
            </w:rPrChange>
          </w:rPr>
          <w:delText xml:space="preserve">some </w:delText>
        </w:r>
        <w:r w:rsidR="00695E43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2" w:author="Winnie Wu" w:date="2020-08-06T14:59:00Z">
              <w:rPr/>
            </w:rPrChange>
          </w:rPr>
          <w:delText>specific peripheral devic</w:delText>
        </w:r>
        <w:r w:rsidR="00CA7CB7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3" w:author="Winnie Wu" w:date="2020-08-06T14:59:00Z">
              <w:rPr/>
            </w:rPrChange>
          </w:rPr>
          <w:delText>e</w:delText>
        </w:r>
        <w:r w:rsidR="00F06651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4" w:author="Winnie Wu" w:date="2020-08-06T14:59:00Z">
              <w:rPr/>
            </w:rPrChange>
          </w:rPr>
          <w:delText>s</w:delText>
        </w:r>
        <w:r w:rsidR="00CA7CB7" w:rsidRPr="003D2DD9" w:rsidDel="00570B90">
          <w:rPr>
            <w:rFonts w:ascii="宋体" w:eastAsia="宋体" w:hAnsi="宋体" w:cs="宋体"/>
            <w:kern w:val="0"/>
            <w:sz w:val="24"/>
            <w:szCs w:val="24"/>
            <w:rPrChange w:id="75" w:author="Winnie Wu" w:date="2020-08-06T14:59:00Z">
              <w:rPr/>
            </w:rPrChange>
          </w:rPr>
          <w:delText xml:space="preserve"> attached to the Horizon windows client.</w:delText>
        </w:r>
      </w:del>
      <w:commentRangeEnd w:id="55"/>
      <w:r w:rsidR="00570B90">
        <w:rPr>
          <w:rStyle w:val="a7"/>
        </w:rPr>
        <w:commentReference w:id="55"/>
      </w:r>
    </w:p>
    <w:p w14:paraId="25B4ADDB" w14:textId="640F15BB" w:rsidR="00697F8E" w:rsidRPr="00697F8E" w:rsidRDefault="00697F8E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97F8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H</w:t>
      </w:r>
      <w:r w:rsidRPr="00697F8E">
        <w:rPr>
          <w:rFonts w:ascii="宋体" w:eastAsia="宋体" w:hAnsi="宋体" w:cs="宋体"/>
          <w:b/>
          <w:bCs/>
          <w:kern w:val="0"/>
          <w:sz w:val="24"/>
          <w:szCs w:val="24"/>
        </w:rPr>
        <w:t>ow to start a diagnosis process?</w:t>
      </w:r>
    </w:p>
    <w:p w14:paraId="047B5D75" w14:textId="656DE6EB" w:rsidR="00570B90" w:rsidRPr="00570B90" w:rsidRDefault="00570B90" w:rsidP="00570B90">
      <w:pPr>
        <w:widowControl/>
        <w:spacing w:before="100" w:beforeAutospacing="1" w:after="100" w:afterAutospacing="1"/>
        <w:jc w:val="left"/>
        <w:rPr>
          <w:ins w:id="76" w:author="Winnie Wu" w:date="2020-08-06T15:03:00Z"/>
          <w:rFonts w:ascii="宋体" w:eastAsia="宋体" w:hAnsi="宋体" w:cs="宋体"/>
          <w:kern w:val="0"/>
          <w:sz w:val="24"/>
          <w:szCs w:val="24"/>
          <w:rPrChange w:id="77" w:author="Winnie Wu" w:date="2020-08-06T15:03:00Z">
            <w:rPr>
              <w:ins w:id="78" w:author="Winnie Wu" w:date="2020-08-06T15:03:00Z"/>
              <w:rFonts w:ascii="宋体" w:eastAsia="宋体" w:hAnsi="宋体" w:cs="宋体"/>
              <w:b/>
              <w:bCs/>
              <w:kern w:val="0"/>
              <w:sz w:val="24"/>
              <w:szCs w:val="24"/>
            </w:rPr>
          </w:rPrChange>
        </w:rPr>
      </w:pPr>
      <w:ins w:id="79" w:author="Winnie Wu" w:date="2020-08-06T15:09:00Z">
        <w:r>
          <w:rPr>
            <w:rFonts w:ascii="宋体" w:eastAsia="宋体" w:hAnsi="宋体" w:cs="宋体"/>
            <w:kern w:val="0"/>
            <w:sz w:val="24"/>
            <w:szCs w:val="24"/>
          </w:rPr>
          <w:t>There are several p</w:t>
        </w:r>
      </w:ins>
      <w:ins w:id="80" w:author="Winnie Wu" w:date="2020-08-06T15:03:00Z">
        <w:r w:rsidRPr="00570B90">
          <w:rPr>
            <w:rFonts w:ascii="宋体" w:eastAsia="宋体" w:hAnsi="宋体" w:cs="宋体"/>
            <w:kern w:val="0"/>
            <w:sz w:val="24"/>
            <w:szCs w:val="24"/>
            <w:rPrChange w:id="81" w:author="Winnie Wu" w:date="2020-08-06T15:03:00Z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rPrChange>
          </w:rPr>
          <w:t>re-conditions to start a diagnosis process</w:t>
        </w:r>
      </w:ins>
      <w:ins w:id="82" w:author="Winnie Wu" w:date="2020-08-06T15:09:00Z">
        <w:r>
          <w:rPr>
            <w:rFonts w:ascii="宋体" w:eastAsia="宋体" w:hAnsi="宋体" w:cs="宋体" w:hint="eastAsia"/>
            <w:kern w:val="0"/>
            <w:sz w:val="24"/>
            <w:szCs w:val="24"/>
          </w:rPr>
          <w:t>:</w:t>
        </w:r>
      </w:ins>
    </w:p>
    <w:p w14:paraId="0BBD1458" w14:textId="77777777" w:rsidR="00570B90" w:rsidRDefault="00570B90" w:rsidP="00570B90">
      <w:pPr>
        <w:widowControl/>
        <w:spacing w:before="100" w:beforeAutospacing="1" w:after="100" w:afterAutospacing="1"/>
        <w:jc w:val="left"/>
        <w:rPr>
          <w:ins w:id="83" w:author="Winnie Wu" w:date="2020-08-06T15:03:00Z"/>
          <w:rFonts w:ascii="宋体" w:eastAsia="宋体" w:hAnsi="宋体" w:cs="宋体"/>
          <w:kern w:val="0"/>
          <w:sz w:val="24"/>
          <w:szCs w:val="24"/>
        </w:rPr>
      </w:pPr>
    </w:p>
    <w:p w14:paraId="6FC22857" w14:textId="35C76B30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84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85" w:author="Joe Zhao" w:date="2020-08-07T10:52:00Z">
        <w:r>
          <w:rPr>
            <w:rFonts w:ascii="宋体" w:eastAsia="宋体" w:hAnsi="宋体" w:cs="宋体"/>
            <w:kern w:val="0"/>
            <w:sz w:val="24"/>
            <w:szCs w:val="24"/>
          </w:rPr>
          <w:t>S</w:t>
        </w:r>
      </w:ins>
      <w:ins w:id="86" w:author="Winnie Wu" w:date="2020-08-06T15:03:00Z">
        <w:del w:id="87" w:author="Joe Zhao" w:date="2020-08-07T10:52:00Z">
          <w:r w:rsidR="00570B90" w:rsidRPr="008802CE" w:rsidDel="00100FB4">
            <w:rPr>
              <w:rFonts w:ascii="宋体" w:eastAsia="宋体" w:hAnsi="宋体" w:cs="宋体"/>
              <w:kern w:val="0"/>
              <w:sz w:val="24"/>
              <w:szCs w:val="24"/>
            </w:rPr>
            <w:delText>s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uccessfully install and deploy the </w:t>
        </w:r>
        <w:del w:id="88" w:author="Joe Zhao" w:date="2020-08-12T11:29:00Z">
          <w:r w:rsidR="00570B90" w:rsidRPr="008802CE" w:rsidDel="000814AA">
            <w:rPr>
              <w:rFonts w:ascii="宋体" w:eastAsia="宋体" w:hAnsi="宋体" w:cs="宋体"/>
              <w:kern w:val="0"/>
              <w:sz w:val="24"/>
              <w:szCs w:val="24"/>
            </w:rPr>
            <w:delText>DoctorJoeIntelligence</w:delText>
          </w:r>
        </w:del>
      </w:ins>
      <w:ins w:id="8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90" w:author="Winnie Wu" w:date="2020-08-06T15:03:00Z"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following the installation guide</w:t>
        </w:r>
      </w:ins>
    </w:p>
    <w:p w14:paraId="0692908A" w14:textId="3E2E7B6E" w:rsidR="00570B90" w:rsidRDefault="00100FB4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91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92" w:author="Joe Zhao" w:date="2020-08-07T10:52:00Z">
        <w:r>
          <w:rPr>
            <w:rFonts w:ascii="宋体" w:eastAsia="宋体" w:hAnsi="宋体" w:cs="宋体"/>
            <w:kern w:val="0"/>
            <w:sz w:val="24"/>
            <w:szCs w:val="24"/>
          </w:rPr>
          <w:t>W</w:t>
        </w:r>
      </w:ins>
      <w:ins w:id="93" w:author="Winnie Wu" w:date="2020-08-06T15:03:00Z">
        <w:del w:id="94" w:author="Joe Zhao" w:date="2020-08-07T10:52:00Z">
          <w:r w:rsidR="00570B90" w:rsidRPr="008802CE" w:rsidDel="00100FB4">
            <w:rPr>
              <w:rFonts w:ascii="宋体" w:eastAsia="宋体" w:hAnsi="宋体" w:cs="宋体"/>
              <w:kern w:val="0"/>
              <w:sz w:val="24"/>
              <w:szCs w:val="24"/>
            </w:rPr>
            <w:delText>w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ith </w:t>
        </w:r>
        <w:del w:id="95" w:author="Joe Zhao" w:date="2020-08-12T11:29:00Z">
          <w:r w:rsidR="00570B90" w:rsidDel="00660BDD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or without </w:delText>
          </w:r>
        </w:del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some specific peripheral devices attached to the Horizon </w:t>
        </w:r>
        <w:del w:id="96" w:author="Joe Zhao" w:date="2020-08-07T10:44:00Z">
          <w:r w:rsidR="00570B90" w:rsidRPr="008802CE" w:rsidDel="00596B3F">
            <w:rPr>
              <w:rFonts w:ascii="宋体" w:eastAsia="宋体" w:hAnsi="宋体" w:cs="宋体"/>
              <w:kern w:val="0"/>
              <w:sz w:val="24"/>
              <w:szCs w:val="24"/>
            </w:rPr>
            <w:delText>windows</w:delText>
          </w:r>
        </w:del>
      </w:ins>
      <w:ins w:id="97" w:author="Joe Zhao" w:date="2020-08-07T10:44:00Z">
        <w:r w:rsidR="00596B3F">
          <w:rPr>
            <w:rFonts w:ascii="宋体" w:eastAsia="宋体" w:hAnsi="宋体" w:cs="宋体"/>
            <w:kern w:val="0"/>
            <w:sz w:val="24"/>
            <w:szCs w:val="24"/>
          </w:rPr>
          <w:t>Windo</w:t>
        </w:r>
      </w:ins>
      <w:ins w:id="98" w:author="Joe Zhao" w:date="2020-08-07T10:45:00Z">
        <w:r w:rsidR="00596B3F">
          <w:rPr>
            <w:rFonts w:ascii="宋体" w:eastAsia="宋体" w:hAnsi="宋体" w:cs="宋体"/>
            <w:kern w:val="0"/>
            <w:sz w:val="24"/>
            <w:szCs w:val="24"/>
          </w:rPr>
          <w:t>ws</w:t>
        </w:r>
      </w:ins>
      <w:ins w:id="99" w:author="Winnie Wu" w:date="2020-08-06T15:03:00Z">
        <w:r w:rsidR="00570B90"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client</w:t>
        </w:r>
      </w:ins>
      <w:ins w:id="100" w:author="Joe Zhao" w:date="2020-08-12T11:30:00Z">
        <w:r w:rsidR="00660BDD">
          <w:rPr>
            <w:rFonts w:ascii="宋体" w:eastAsia="宋体" w:hAnsi="宋体" w:cs="宋体"/>
            <w:kern w:val="0"/>
            <w:sz w:val="24"/>
            <w:szCs w:val="24"/>
          </w:rPr>
          <w:t xml:space="preserve"> to be diagnosed</w:t>
        </w:r>
      </w:ins>
      <w:ins w:id="101" w:author="Winnie Wu" w:date="2020-08-06T15:03:00Z">
        <w:del w:id="102" w:author="Joe Zhao" w:date="2020-08-12T11:29:00Z">
          <w:r w:rsidR="00570B90" w:rsidRPr="008802CE" w:rsidDel="00660BDD">
            <w:rPr>
              <w:rFonts w:ascii="宋体" w:eastAsia="宋体" w:hAnsi="宋体" w:cs="宋体"/>
              <w:kern w:val="0"/>
              <w:sz w:val="24"/>
              <w:szCs w:val="24"/>
            </w:rPr>
            <w:delText>.</w:delText>
          </w:r>
        </w:del>
      </w:ins>
    </w:p>
    <w:p w14:paraId="3FBFA638" w14:textId="22A24A78" w:rsidR="00570B90" w:rsidRPr="008802CE" w:rsidRDefault="00570B90" w:rsidP="00570B90">
      <w:pPr>
        <w:pStyle w:val="a6"/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ins w:id="103" w:author="Winnie Wu" w:date="2020-08-06T15:03:00Z"/>
          <w:rFonts w:ascii="宋体" w:eastAsia="宋体" w:hAnsi="宋体" w:cs="宋体"/>
          <w:kern w:val="0"/>
          <w:sz w:val="24"/>
          <w:szCs w:val="24"/>
        </w:rPr>
      </w:pPr>
      <w:ins w:id="104" w:author="Winnie Wu" w:date="2020-08-06T15:03:00Z">
        <w:r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Horizon </w:t>
        </w:r>
        <w:del w:id="105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>user</w:delText>
          </w:r>
        </w:del>
      </w:ins>
      <w:ins w:id="106" w:author="Joe Zhao" w:date="2020-08-07T10:51:00Z">
        <w:r w:rsidR="00803AC4">
          <w:rPr>
            <w:rFonts w:ascii="宋体" w:eastAsia="宋体" w:hAnsi="宋体" w:cs="宋体"/>
            <w:kern w:val="0"/>
            <w:sz w:val="24"/>
            <w:szCs w:val="24"/>
          </w:rPr>
          <w:t>client connects to</w:t>
        </w:r>
      </w:ins>
      <w:ins w:id="107" w:author="Winnie Wu" w:date="2020-08-06T15:03:00Z">
        <w:del w:id="108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login</w:delText>
          </w:r>
        </w:del>
        <w:r w:rsidRPr="008802CE">
          <w:rPr>
            <w:rFonts w:ascii="宋体" w:eastAsia="宋体" w:hAnsi="宋体" w:cs="宋体"/>
            <w:kern w:val="0"/>
            <w:sz w:val="24"/>
            <w:szCs w:val="24"/>
          </w:rPr>
          <w:t xml:space="preserve"> a </w:t>
        </w:r>
        <w:del w:id="109" w:author="Joe Zhao" w:date="2020-08-07T10:51:00Z">
          <w:r w:rsidRPr="008802CE" w:rsidDel="00803AC4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Horizon </w:delText>
          </w:r>
        </w:del>
        <w:r w:rsidRPr="008802CE">
          <w:rPr>
            <w:rFonts w:ascii="宋体" w:eastAsia="宋体" w:hAnsi="宋体" w:cs="宋体"/>
            <w:kern w:val="0"/>
            <w:sz w:val="24"/>
            <w:szCs w:val="24"/>
          </w:rPr>
          <w:t>remote desktop or app session</w:t>
        </w:r>
      </w:ins>
    </w:p>
    <w:p w14:paraId="4B949333" w14:textId="78D4ED89" w:rsidR="00DE6B4D" w:rsidRDefault="008069FC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tep1. </w:t>
      </w:r>
      <w:r>
        <w:rPr>
          <w:rFonts w:ascii="宋体" w:eastAsia="宋体" w:hAnsi="宋体" w:cs="宋体" w:hint="eastAsia"/>
          <w:kern w:val="0"/>
          <w:sz w:val="24"/>
          <w:szCs w:val="24"/>
        </w:rPr>
        <w:t>Manually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launch the </w:t>
      </w:r>
      <w:del w:id="110" w:author="Joe Zhao" w:date="2020-08-12T11:30:00Z">
        <w:r w:rsidDel="00212083">
          <w:rPr>
            <w:rFonts w:ascii="宋体" w:eastAsia="宋体" w:hAnsi="宋体" w:cs="宋体"/>
            <w:kern w:val="0"/>
            <w:sz w:val="24"/>
            <w:szCs w:val="24"/>
          </w:rPr>
          <w:delText>DJAgent</w:delText>
        </w:r>
      </w:del>
      <w:ins w:id="111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r>
        <w:rPr>
          <w:rFonts w:ascii="宋体" w:eastAsia="宋体" w:hAnsi="宋体" w:cs="宋体"/>
          <w:kern w:val="0"/>
          <w:sz w:val="24"/>
          <w:szCs w:val="24"/>
        </w:rPr>
        <w:t xml:space="preserve">.exe from the installation directory on Horizon agent machine if it is not automatically launched after login. The </w:t>
      </w:r>
      <w:del w:id="112" w:author="Joe Zhao" w:date="2020-08-07T10:42:00Z">
        <w:r w:rsidDel="00792C46">
          <w:rPr>
            <w:rFonts w:ascii="宋体" w:eastAsia="宋体" w:hAnsi="宋体" w:cs="宋体"/>
            <w:kern w:val="0"/>
            <w:sz w:val="24"/>
            <w:szCs w:val="24"/>
          </w:rPr>
          <w:delText>DJAgent</w:delText>
        </w:r>
        <w:r w:rsidR="00D03509" w:rsidDel="00792C46">
          <w:rPr>
            <w:rFonts w:ascii="宋体" w:eastAsia="宋体" w:hAnsi="宋体" w:cs="宋体"/>
            <w:kern w:val="0"/>
            <w:sz w:val="24"/>
            <w:szCs w:val="24"/>
          </w:rPr>
          <w:delText xml:space="preserve"> </w:delText>
        </w:r>
      </w:del>
      <w:proofErr w:type="spellStart"/>
      <w:ins w:id="113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proofErr w:type="spellEnd"/>
      <w:ins w:id="114" w:author="Joe Zhao" w:date="2020-08-07T10:42:00Z">
        <w:r w:rsidR="00792C46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r w:rsidR="00D03509">
        <w:rPr>
          <w:rFonts w:ascii="宋体" w:eastAsia="宋体" w:hAnsi="宋体" w:cs="宋体"/>
          <w:kern w:val="0"/>
          <w:sz w:val="24"/>
          <w:szCs w:val="24"/>
        </w:rPr>
        <w:t xml:space="preserve">icon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will appear in the right corner of </w:t>
      </w:r>
      <w:del w:id="115" w:author="Joe Zhao" w:date="2020-08-07T10:45:00Z">
        <w:r w:rsidDel="00596B3F">
          <w:rPr>
            <w:rFonts w:ascii="宋体" w:eastAsia="宋体" w:hAnsi="宋体" w:cs="宋体"/>
            <w:kern w:val="0"/>
            <w:sz w:val="24"/>
            <w:szCs w:val="24"/>
          </w:rPr>
          <w:delText xml:space="preserve">windows </w:delText>
        </w:r>
      </w:del>
      <w:ins w:id="116" w:author="Joe Zhao" w:date="2020-08-07T10:45:00Z">
        <w:r w:rsidR="00596B3F">
          <w:rPr>
            <w:rFonts w:ascii="宋体" w:eastAsia="宋体" w:hAnsi="宋体" w:cs="宋体"/>
            <w:kern w:val="0"/>
            <w:sz w:val="24"/>
            <w:szCs w:val="24"/>
          </w:rPr>
          <w:t xml:space="preserve">Windows </w:t>
        </w:r>
      </w:ins>
      <w:r>
        <w:rPr>
          <w:rFonts w:ascii="宋体" w:eastAsia="宋体" w:hAnsi="宋体" w:cs="宋体"/>
          <w:kern w:val="0"/>
          <w:sz w:val="24"/>
          <w:szCs w:val="24"/>
        </w:rPr>
        <w:t>task bar.</w:t>
      </w:r>
      <w:r w:rsidR="00223F06" w:rsidRPr="00223F0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223F06" w:rsidRPr="00D035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5586E3" wp14:editId="25246CFC">
            <wp:extent cx="3652054" cy="22402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51" cy="22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4BDF" w14:textId="72183C7F" w:rsidR="00DE6B4D" w:rsidRDefault="00DE6B4D" w:rsidP="00DB35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99A5D5" w14:textId="5693F690" w:rsidR="003F4805" w:rsidRPr="0091360F" w:rsidRDefault="00E10981">
      <w:pPr>
        <w:rPr>
          <w:rFonts w:ascii="宋体" w:eastAsia="宋体" w:hAnsi="宋体" w:cs="宋体"/>
          <w:kern w:val="0"/>
          <w:sz w:val="24"/>
          <w:szCs w:val="24"/>
          <w:rPrChange w:id="117" w:author="Joe Zhao" w:date="2020-08-07T10:53:00Z">
            <w:rPr/>
          </w:rPrChange>
        </w:rPr>
      </w:pPr>
      <w:r w:rsidRPr="0091360F">
        <w:rPr>
          <w:rFonts w:ascii="宋体" w:eastAsia="宋体" w:hAnsi="宋体" w:cs="宋体"/>
          <w:kern w:val="0"/>
          <w:sz w:val="24"/>
          <w:szCs w:val="24"/>
          <w:rPrChange w:id="118" w:author="Joe Zhao" w:date="2020-08-07T10:53:00Z">
            <w:rPr/>
          </w:rPrChange>
        </w:rPr>
        <w:t xml:space="preserve">Step2. </w:t>
      </w:r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19" w:author="Joe Zhao" w:date="2020-08-07T10:53:00Z">
            <w:rPr/>
          </w:rPrChange>
        </w:rPr>
        <w:t>Cl</w:t>
      </w:r>
      <w:r w:rsidR="00D03509" w:rsidRPr="0091360F">
        <w:rPr>
          <w:rFonts w:ascii="宋体" w:eastAsia="宋体" w:hAnsi="宋体" w:cs="宋体"/>
          <w:kern w:val="0"/>
          <w:sz w:val="24"/>
          <w:szCs w:val="24"/>
          <w:rPrChange w:id="120" w:author="Joe Zhao" w:date="2020-08-07T10:53:00Z">
            <w:rPr/>
          </w:rPrChange>
        </w:rPr>
        <w:t xml:space="preserve">ick </w:t>
      </w:r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21" w:author="Joe Zhao" w:date="2020-08-07T10:53:00Z">
            <w:rPr/>
          </w:rPrChange>
        </w:rPr>
        <w:t xml:space="preserve">on the </w:t>
      </w:r>
      <w:del w:id="122" w:author="Joe Zhao" w:date="2020-08-07T10:42:00Z">
        <w:r w:rsidR="00D746F3" w:rsidRPr="0091360F" w:rsidDel="00792C46">
          <w:rPr>
            <w:rFonts w:ascii="宋体" w:eastAsia="宋体" w:hAnsi="宋体" w:cs="宋体"/>
            <w:kern w:val="0"/>
            <w:sz w:val="24"/>
            <w:szCs w:val="24"/>
            <w:rPrChange w:id="123" w:author="Joe Zhao" w:date="2020-08-07T10:53:00Z">
              <w:rPr/>
            </w:rPrChange>
          </w:rPr>
          <w:delText xml:space="preserve">DJAgent </w:delText>
        </w:r>
      </w:del>
      <w:proofErr w:type="spellStart"/>
      <w:ins w:id="124" w:author="Joe Zhao" w:date="2020-08-12T11:30:00Z">
        <w:r w:rsidR="00212083">
          <w:rPr>
            <w:rFonts w:ascii="宋体" w:eastAsia="宋体" w:hAnsi="宋体" w:cs="宋体"/>
            <w:kern w:val="0"/>
            <w:sz w:val="24"/>
            <w:szCs w:val="24"/>
          </w:rPr>
          <w:t>HorizonPeripheralsAgent</w:t>
        </w:r>
      </w:ins>
      <w:proofErr w:type="spellEnd"/>
      <w:ins w:id="125" w:author="Joe Zhao" w:date="2020-08-07T10:42:00Z">
        <w:r w:rsidR="00792C46" w:rsidRPr="0091360F">
          <w:rPr>
            <w:rFonts w:ascii="宋体" w:eastAsia="宋体" w:hAnsi="宋体" w:cs="宋体"/>
            <w:kern w:val="0"/>
            <w:sz w:val="24"/>
            <w:szCs w:val="24"/>
            <w:rPrChange w:id="126" w:author="Joe Zhao" w:date="2020-08-07T10:53:00Z">
              <w:rPr/>
            </w:rPrChange>
          </w:rPr>
          <w:t xml:space="preserve"> </w:t>
        </w:r>
      </w:ins>
      <w:r w:rsidR="00D746F3" w:rsidRPr="0091360F">
        <w:rPr>
          <w:rFonts w:ascii="宋体" w:eastAsia="宋体" w:hAnsi="宋体" w:cs="宋体"/>
          <w:kern w:val="0"/>
          <w:sz w:val="24"/>
          <w:szCs w:val="24"/>
          <w:rPrChange w:id="127" w:author="Joe Zhao" w:date="2020-08-07T10:53:00Z">
            <w:rPr/>
          </w:rPrChange>
        </w:rPr>
        <w:t>icon to show up the menu. Click the diagnose option.</w:t>
      </w:r>
    </w:p>
    <w:p w14:paraId="7EF8A072" w14:textId="4F8F0323" w:rsidR="00223F06" w:rsidRDefault="00223F06">
      <w:r w:rsidRPr="00223F06">
        <w:rPr>
          <w:noProof/>
        </w:rPr>
        <w:drawing>
          <wp:inline distT="0" distB="0" distL="0" distR="0" wp14:anchorId="6B365863" wp14:editId="21DFDBB1">
            <wp:extent cx="36576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34C3" w14:textId="70A5E3DF" w:rsidR="00223F06" w:rsidRDefault="00223F06"/>
    <w:p w14:paraId="2723D926" w14:textId="339EC411" w:rsidR="00223F06" w:rsidRPr="0091360F" w:rsidRDefault="00223F06">
      <w:pPr>
        <w:rPr>
          <w:rFonts w:ascii="宋体" w:eastAsia="宋体" w:hAnsi="宋体" w:cs="宋体"/>
          <w:kern w:val="0"/>
          <w:sz w:val="24"/>
          <w:szCs w:val="24"/>
          <w:rPrChange w:id="128" w:author="Joe Zhao" w:date="2020-08-07T10:54:00Z">
            <w:rPr/>
          </w:rPrChange>
        </w:rPr>
      </w:pPr>
      <w:r w:rsidRPr="0091360F">
        <w:rPr>
          <w:rFonts w:ascii="宋体" w:eastAsia="宋体" w:hAnsi="宋体" w:cs="宋体"/>
          <w:kern w:val="0"/>
          <w:sz w:val="24"/>
          <w:szCs w:val="24"/>
          <w:rPrChange w:id="129" w:author="Joe Zhao" w:date="2020-08-07T10:54:00Z">
            <w:rPr/>
          </w:rPrChange>
        </w:rPr>
        <w:t xml:space="preserve">Step3. </w:t>
      </w:r>
      <w:del w:id="130" w:author="Winnie Wu" w:date="2020-08-06T15:00:00Z">
        <w:r w:rsidRPr="0091360F" w:rsidDel="00570B90">
          <w:rPr>
            <w:rFonts w:ascii="宋体" w:eastAsia="宋体" w:hAnsi="宋体" w:cs="宋体"/>
            <w:kern w:val="0"/>
            <w:sz w:val="24"/>
            <w:szCs w:val="24"/>
            <w:rPrChange w:id="131" w:author="Joe Zhao" w:date="2020-08-07T10:54:00Z">
              <w:rPr/>
            </w:rPrChange>
          </w:rPr>
          <w:delText xml:space="preserve">Wait for 1 minute. </w:delText>
        </w:r>
      </w:del>
      <w:r w:rsidRPr="0091360F">
        <w:rPr>
          <w:rFonts w:ascii="宋体" w:eastAsia="宋体" w:hAnsi="宋体" w:cs="宋体"/>
          <w:kern w:val="0"/>
          <w:sz w:val="24"/>
          <w:szCs w:val="24"/>
          <w:rPrChange w:id="132" w:author="Joe Zhao" w:date="2020-08-07T10:54:00Z">
            <w:rPr/>
          </w:rPrChange>
        </w:rPr>
        <w:t>A report link message will pop up</w:t>
      </w:r>
      <w:ins w:id="133" w:author="Winnie Wu" w:date="2020-08-06T15:00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34" w:author="Joe Zhao" w:date="2020-08-07T10:54:00Z">
              <w:rPr/>
            </w:rPrChange>
          </w:rPr>
          <w:t xml:space="preserve"> prom</w:t>
        </w:r>
      </w:ins>
      <w:ins w:id="135" w:author="Joe Zhao" w:date="2020-08-07T10:52:00Z">
        <w:r w:rsidR="003D7194" w:rsidRPr="0091360F">
          <w:rPr>
            <w:rFonts w:ascii="宋体" w:eastAsia="宋体" w:hAnsi="宋体" w:cs="宋体"/>
            <w:kern w:val="0"/>
            <w:sz w:val="24"/>
            <w:szCs w:val="24"/>
            <w:rPrChange w:id="136" w:author="Joe Zhao" w:date="2020-08-07T10:54:00Z">
              <w:rPr/>
            </w:rPrChange>
          </w:rPr>
          <w:t>p</w:t>
        </w:r>
      </w:ins>
      <w:ins w:id="137" w:author="Winnie Wu" w:date="2020-08-06T15:00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38" w:author="Joe Zhao" w:date="2020-08-07T10:54:00Z">
              <w:rPr/>
            </w:rPrChange>
          </w:rPr>
          <w:t>tly</w:t>
        </w:r>
      </w:ins>
      <w:r w:rsidRPr="0091360F">
        <w:rPr>
          <w:rFonts w:ascii="宋体" w:eastAsia="宋体" w:hAnsi="宋体" w:cs="宋体"/>
          <w:kern w:val="0"/>
          <w:sz w:val="24"/>
          <w:szCs w:val="24"/>
          <w:rPrChange w:id="139" w:author="Joe Zhao" w:date="2020-08-07T10:54:00Z">
            <w:rPr/>
          </w:rPrChange>
        </w:rPr>
        <w:t>.</w:t>
      </w:r>
      <w:ins w:id="140" w:author="Winnie Wu" w:date="2020-08-06T15:01:00Z"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41" w:author="Joe Zhao" w:date="2020-08-07T10:54:00Z">
              <w:rPr/>
            </w:rPrChange>
          </w:rPr>
          <w:t xml:space="preserve"> </w:t>
        </w:r>
      </w:ins>
      <w:ins w:id="142" w:author="Joe Zhao" w:date="2020-08-07T10:52:00Z">
        <w:r w:rsidR="005D1A8C" w:rsidRPr="0091360F">
          <w:rPr>
            <w:rFonts w:ascii="宋体" w:eastAsia="宋体" w:hAnsi="宋体" w:cs="宋体"/>
            <w:kern w:val="0"/>
            <w:sz w:val="24"/>
            <w:szCs w:val="24"/>
            <w:rPrChange w:id="143" w:author="Joe Zhao" w:date="2020-08-07T10:54:00Z">
              <w:rPr/>
            </w:rPrChange>
          </w:rPr>
          <w:t>I</w:t>
        </w:r>
      </w:ins>
      <w:ins w:id="144" w:author="Winnie Wu" w:date="2020-08-06T15:01:00Z">
        <w:del w:id="145" w:author="Joe Zhao" w:date="2020-08-07T10:52:00Z">
          <w:r w:rsidR="00570B90" w:rsidRPr="0091360F" w:rsidDel="005D1A8C">
            <w:rPr>
              <w:rFonts w:ascii="宋体" w:eastAsia="宋体" w:hAnsi="宋体" w:cs="宋体"/>
              <w:kern w:val="0"/>
              <w:sz w:val="24"/>
              <w:szCs w:val="24"/>
              <w:rPrChange w:id="146" w:author="Joe Zhao" w:date="2020-08-07T10:54:00Z">
                <w:rPr/>
              </w:rPrChange>
            </w:rPr>
            <w:delText>But i</w:delText>
          </w:r>
        </w:del>
        <w:r w:rsidR="00570B90" w:rsidRPr="0091360F">
          <w:rPr>
            <w:rFonts w:ascii="宋体" w:eastAsia="宋体" w:hAnsi="宋体" w:cs="宋体"/>
            <w:kern w:val="0"/>
            <w:sz w:val="24"/>
            <w:szCs w:val="24"/>
            <w:rPrChange w:id="147" w:author="Joe Zhao" w:date="2020-08-07T10:54:00Z">
              <w:rPr/>
            </w:rPrChange>
          </w:rPr>
          <w:t xml:space="preserve">f the network connection with </w:t>
        </w:r>
        <w:del w:id="148" w:author="Joe Zhao" w:date="2020-08-12T11:29:00Z">
          <w:r w:rsidR="00570B90" w:rsidRPr="0091360F" w:rsidDel="000814AA">
            <w:rPr>
              <w:rFonts w:ascii="宋体" w:eastAsia="宋体" w:hAnsi="宋体" w:cs="宋体"/>
              <w:kern w:val="0"/>
              <w:sz w:val="24"/>
              <w:szCs w:val="24"/>
            </w:rPr>
            <w:delText>DoctorJoeIntelligence</w:delText>
          </w:r>
        </w:del>
      </w:ins>
      <w:ins w:id="14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150" w:author="Winnie Wu" w:date="2020-08-06T15:01:00Z">
        <w:r w:rsidR="00570B90" w:rsidRPr="0091360F">
          <w:rPr>
            <w:rFonts w:ascii="宋体" w:eastAsia="宋体" w:hAnsi="宋体" w:cs="宋体"/>
            <w:kern w:val="0"/>
            <w:sz w:val="24"/>
            <w:szCs w:val="24"/>
          </w:rPr>
          <w:t xml:space="preserve"> server is not very good,</w:t>
        </w:r>
      </w:ins>
      <w:ins w:id="151" w:author="Joe Zhao" w:date="2020-08-12T11:31:00Z">
        <w:r w:rsidR="006E4D3C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ins w:id="152" w:author="Winnie Wu" w:date="2020-08-06T15:01:00Z">
        <w:del w:id="153" w:author="Joe Zhao" w:date="2020-08-12T11:31:00Z">
          <w:r w:rsidR="00570B90" w:rsidRPr="0091360F" w:rsidDel="006E4D3C">
            <w:rPr>
              <w:rFonts w:ascii="宋体" w:eastAsia="宋体" w:hAnsi="宋体" w:cs="宋体"/>
              <w:kern w:val="0"/>
              <w:sz w:val="24"/>
              <w:szCs w:val="24"/>
            </w:rPr>
            <w:delText xml:space="preserve"> </w:delText>
          </w:r>
        </w:del>
        <w:r w:rsidR="00570B90" w:rsidRPr="0091360F">
          <w:rPr>
            <w:rFonts w:ascii="宋体" w:eastAsia="宋体" w:hAnsi="宋体" w:cs="宋体"/>
            <w:kern w:val="0"/>
            <w:sz w:val="24"/>
            <w:szCs w:val="24"/>
          </w:rPr>
          <w:t>it may take a while.</w:t>
        </w:r>
      </w:ins>
    </w:p>
    <w:p w14:paraId="27C9B6D4" w14:textId="5815390B" w:rsidR="00223F06" w:rsidRPr="004F402D" w:rsidRDefault="00223F06">
      <w:pPr>
        <w:rPr>
          <w:rPrChange w:id="154" w:author="FADE Y." w:date="2020-09-22T14:07:00Z">
            <w:rPr/>
          </w:rPrChange>
        </w:rPr>
      </w:pPr>
      <w:del w:id="155" w:author="FADE Y." w:date="2020-09-22T14:07:00Z">
        <w:r w:rsidRPr="00223F06" w:rsidDel="004F402D">
          <w:rPr>
            <w:noProof/>
          </w:rPr>
          <w:drawing>
            <wp:inline distT="0" distB="0" distL="0" distR="0" wp14:anchorId="3E5D0F4E" wp14:editId="413A3450">
              <wp:extent cx="5274310" cy="2055495"/>
              <wp:effectExtent l="0" t="0" r="2540" b="190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2055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0F69FB6" w14:textId="28B86D4E" w:rsidR="00134893" w:rsidRDefault="004F402D">
      <w:pPr>
        <w:rPr>
          <w:ins w:id="156" w:author="Joe Zhao" w:date="2020-08-07T10:54:00Z"/>
          <w:rFonts w:ascii="宋体" w:eastAsia="宋体" w:hAnsi="宋体" w:cs="宋体"/>
          <w:kern w:val="0"/>
          <w:sz w:val="24"/>
          <w:szCs w:val="24"/>
        </w:rPr>
      </w:pPr>
      <w:ins w:id="157" w:author="FADE Y." w:date="2020-09-22T14:07:00Z">
        <w:r>
          <w:rPr>
            <w:noProof/>
          </w:rPr>
          <w:lastRenderedPageBreak/>
          <w:drawing>
            <wp:inline distT="0" distB="0" distL="0" distR="0" wp14:anchorId="46461ADC" wp14:editId="0C20BF7B">
              <wp:extent cx="5274310" cy="1958340"/>
              <wp:effectExtent l="0" t="0" r="2540" b="381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958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B3A9B4" w14:textId="3597F09E" w:rsidR="00160849" w:rsidRPr="00134893" w:rsidRDefault="00160849">
      <w:pPr>
        <w:rPr>
          <w:rFonts w:ascii="宋体" w:eastAsia="宋体" w:hAnsi="宋体" w:cs="宋体"/>
          <w:kern w:val="0"/>
          <w:sz w:val="24"/>
          <w:szCs w:val="24"/>
          <w:rPrChange w:id="158" w:author="Joe Zhao" w:date="2020-08-07T10:54:00Z">
            <w:rPr/>
          </w:rPrChange>
        </w:rPr>
      </w:pPr>
      <w:r w:rsidRPr="00134893">
        <w:rPr>
          <w:rFonts w:ascii="宋体" w:eastAsia="宋体" w:hAnsi="宋体" w:cs="宋体"/>
          <w:kern w:val="0"/>
          <w:sz w:val="24"/>
          <w:szCs w:val="24"/>
          <w:rPrChange w:id="159" w:author="Joe Zhao" w:date="2020-08-07T10:54:00Z">
            <w:rPr/>
          </w:rPrChange>
        </w:rPr>
        <w:t xml:space="preserve">Step 4. Click the link message to use the default browser to open </w:t>
      </w:r>
      <w:ins w:id="160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61" w:author="Joe Zhao" w:date="2020-08-07T10:54:00Z">
              <w:rPr/>
            </w:rPrChange>
          </w:rPr>
          <w:t xml:space="preserve">the </w:t>
        </w:r>
        <w:r w:rsidR="00570B90" w:rsidRPr="00DE6B4D">
          <w:rPr>
            <w:rFonts w:ascii="宋体" w:eastAsia="宋体" w:hAnsi="宋体" w:cs="宋体"/>
            <w:kern w:val="0"/>
            <w:sz w:val="24"/>
            <w:szCs w:val="24"/>
          </w:rPr>
          <w:t>device</w:t>
        </w:r>
        <w:r w:rsidR="00570B90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  <w:r w:rsidR="00570B90" w:rsidRPr="00DE6B4D">
          <w:rPr>
            <w:rFonts w:ascii="宋体" w:eastAsia="宋体" w:hAnsi="宋体" w:cs="宋体"/>
            <w:kern w:val="0"/>
            <w:sz w:val="24"/>
            <w:szCs w:val="24"/>
          </w:rPr>
          <w:t>diagnosis report</w:t>
        </w:r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62" w:author="Joe Zhao" w:date="2020-08-07T10:54:00Z">
              <w:rPr/>
            </w:rPrChange>
          </w:rPr>
          <w:t xml:space="preserve"> </w:t>
        </w:r>
      </w:ins>
      <w:del w:id="163" w:author="Winnie Wu" w:date="2020-08-06T15:02:00Z">
        <w:r w:rsidRPr="00134893" w:rsidDel="00570B90">
          <w:rPr>
            <w:rFonts w:ascii="宋体" w:eastAsia="宋体" w:hAnsi="宋体" w:cs="宋体"/>
            <w:kern w:val="0"/>
            <w:sz w:val="24"/>
            <w:szCs w:val="24"/>
            <w:rPrChange w:id="164" w:author="Joe Zhao" w:date="2020-08-07T10:54:00Z">
              <w:rPr/>
            </w:rPrChange>
          </w:rPr>
          <w:delText>it</w:delText>
        </w:r>
      </w:del>
      <w:r w:rsidRPr="00134893">
        <w:rPr>
          <w:rFonts w:ascii="宋体" w:eastAsia="宋体" w:hAnsi="宋体" w:cs="宋体"/>
          <w:kern w:val="0"/>
          <w:sz w:val="24"/>
          <w:szCs w:val="24"/>
          <w:rPrChange w:id="165" w:author="Joe Zhao" w:date="2020-08-07T10:54:00Z">
            <w:rPr/>
          </w:rPrChange>
        </w:rPr>
        <w:t>.</w:t>
      </w:r>
      <w:r w:rsidR="00326EAA" w:rsidRPr="00134893">
        <w:rPr>
          <w:rFonts w:ascii="宋体" w:eastAsia="宋体" w:hAnsi="宋体" w:cs="宋体"/>
          <w:kern w:val="0"/>
          <w:sz w:val="24"/>
          <w:szCs w:val="24"/>
          <w:rPrChange w:id="166" w:author="Joe Zhao" w:date="2020-08-07T10:54:00Z">
            <w:rPr/>
          </w:rPrChange>
        </w:rPr>
        <w:t xml:space="preserve"> </w:t>
      </w:r>
      <w:ins w:id="167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68" w:author="Joe Zhao" w:date="2020-08-07T10:54:00Z">
              <w:rPr/>
            </w:rPrChange>
          </w:rPr>
          <w:t xml:space="preserve">Then </w:t>
        </w:r>
      </w:ins>
      <w:del w:id="169" w:author="Winnie Wu" w:date="2020-08-06T15:02:00Z">
        <w:r w:rsidR="00326EAA" w:rsidRPr="00134893" w:rsidDel="00570B90">
          <w:rPr>
            <w:rFonts w:ascii="宋体" w:eastAsia="宋体" w:hAnsi="宋体" w:cs="宋体"/>
            <w:kern w:val="0"/>
            <w:sz w:val="24"/>
            <w:szCs w:val="24"/>
            <w:rPrChange w:id="170" w:author="Joe Zhao" w:date="2020-08-07T10:54:00Z">
              <w:rPr/>
            </w:rPrChange>
          </w:rPr>
          <w:delText>S</w:delText>
        </w:r>
      </w:del>
      <w:ins w:id="171" w:author="Winnie Wu" w:date="2020-08-06T15:02:00Z">
        <w:r w:rsidR="00570B90" w:rsidRPr="00134893">
          <w:rPr>
            <w:rFonts w:ascii="宋体" w:eastAsia="宋体" w:hAnsi="宋体" w:cs="宋体"/>
            <w:kern w:val="0"/>
            <w:sz w:val="24"/>
            <w:szCs w:val="24"/>
            <w:rPrChange w:id="172" w:author="Joe Zhao" w:date="2020-08-07T10:54:00Z">
              <w:rPr/>
            </w:rPrChange>
          </w:rPr>
          <w:t>s</w:t>
        </w:r>
      </w:ins>
      <w:r w:rsidR="00326EAA" w:rsidRPr="00134893">
        <w:rPr>
          <w:rFonts w:ascii="宋体" w:eastAsia="宋体" w:hAnsi="宋体" w:cs="宋体"/>
          <w:kern w:val="0"/>
          <w:sz w:val="24"/>
          <w:szCs w:val="24"/>
          <w:rPrChange w:id="173" w:author="Joe Zhao" w:date="2020-08-07T10:54:00Z">
            <w:rPr/>
          </w:rPrChange>
        </w:rPr>
        <w:t>elect which device you want to diagnose from the device tree in the left navigator.</w:t>
      </w:r>
    </w:p>
    <w:p w14:paraId="10A6F107" w14:textId="007D7BB5" w:rsidR="00326EAA" w:rsidRDefault="00326EAA">
      <w:r w:rsidRPr="00326EAA">
        <w:rPr>
          <w:noProof/>
        </w:rPr>
        <w:drawing>
          <wp:inline distT="0" distB="0" distL="0" distR="0" wp14:anchorId="487AC050" wp14:editId="7465E94E">
            <wp:extent cx="5259134" cy="1699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1" r="6767" b="534"/>
                    <a:stretch/>
                  </pic:blipFill>
                  <pic:spPr bwMode="auto">
                    <a:xfrm>
                      <a:off x="0" y="0"/>
                      <a:ext cx="5290687" cy="17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D9D8" w14:textId="77777777" w:rsidR="00165AA9" w:rsidRDefault="00165AA9">
      <w:pPr>
        <w:rPr>
          <w:ins w:id="174" w:author="Joe Zhao" w:date="2020-08-07T10:54:00Z"/>
          <w:rFonts w:ascii="宋体" w:eastAsia="宋体" w:hAnsi="宋体" w:cs="宋体"/>
          <w:kern w:val="0"/>
          <w:sz w:val="24"/>
          <w:szCs w:val="24"/>
        </w:rPr>
      </w:pPr>
    </w:p>
    <w:p w14:paraId="60B22BE4" w14:textId="2D758042" w:rsidR="00326EAA" w:rsidRPr="00165AA9" w:rsidRDefault="00326EAA">
      <w:pPr>
        <w:rPr>
          <w:rFonts w:ascii="宋体" w:eastAsia="宋体" w:hAnsi="宋体" w:cs="宋体"/>
          <w:kern w:val="0"/>
          <w:sz w:val="24"/>
          <w:szCs w:val="24"/>
          <w:rPrChange w:id="175" w:author="Joe Zhao" w:date="2020-08-07T10:54:00Z">
            <w:rPr/>
          </w:rPrChange>
        </w:rPr>
      </w:pPr>
      <w:r w:rsidRPr="00165AA9">
        <w:rPr>
          <w:rFonts w:ascii="宋体" w:eastAsia="宋体" w:hAnsi="宋体" w:cs="宋体"/>
          <w:kern w:val="0"/>
          <w:sz w:val="24"/>
          <w:szCs w:val="24"/>
          <w:rPrChange w:id="176" w:author="Joe Zhao" w:date="2020-08-07T10:54:00Z">
            <w:rPr/>
          </w:rPrChange>
        </w:rPr>
        <w:t>Step 5. Check and browse the device details, Horizon services details and the suggestions</w:t>
      </w:r>
      <w:ins w:id="177" w:author="Joe Zhao" w:date="2020-08-12T11:32:00Z">
        <w:r w:rsidR="001E0890">
          <w:rPr>
            <w:rFonts w:ascii="宋体" w:eastAsia="宋体" w:hAnsi="宋体" w:cs="宋体"/>
            <w:kern w:val="0"/>
            <w:sz w:val="24"/>
            <w:szCs w:val="24"/>
          </w:rPr>
          <w:t xml:space="preserve"> for device redirection</w:t>
        </w:r>
      </w:ins>
      <w:r w:rsidRPr="00165AA9">
        <w:rPr>
          <w:rFonts w:ascii="宋体" w:eastAsia="宋体" w:hAnsi="宋体" w:cs="宋体"/>
          <w:kern w:val="0"/>
          <w:sz w:val="24"/>
          <w:szCs w:val="24"/>
          <w:rPrChange w:id="178" w:author="Joe Zhao" w:date="2020-08-07T10:54:00Z">
            <w:rPr/>
          </w:rPrChange>
        </w:rPr>
        <w:t xml:space="preserve"> on the same page.</w:t>
      </w:r>
    </w:p>
    <w:p w14:paraId="235146DA" w14:textId="69B32AE8" w:rsidR="00326EAA" w:rsidRDefault="004E3E51">
      <w:r w:rsidRPr="004E3E51">
        <w:rPr>
          <w:noProof/>
        </w:rPr>
        <w:drawing>
          <wp:inline distT="0" distB="0" distL="0" distR="0" wp14:anchorId="72F9059A" wp14:editId="0AA4A74F">
            <wp:extent cx="5274310" cy="1739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81B4" w14:textId="5A2D3B11" w:rsidR="004E3E51" w:rsidRDefault="004E3E51">
      <w:r w:rsidRPr="004E3E51">
        <w:rPr>
          <w:noProof/>
        </w:rPr>
        <w:drawing>
          <wp:inline distT="0" distB="0" distL="0" distR="0" wp14:anchorId="732BC280" wp14:editId="09CDB970">
            <wp:extent cx="5274310" cy="1884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DE4F" w14:textId="71403C16" w:rsidR="006A7DE7" w:rsidRDefault="006A7DE7"/>
    <w:p w14:paraId="484E0B75" w14:textId="0D96D850" w:rsidR="006A7DE7" w:rsidRPr="001204A0" w:rsidRDefault="00697F8E">
      <w:pPr>
        <w:widowControl/>
        <w:spacing w:before="100" w:beforeAutospacing="1" w:after="100" w:afterAutospacing="1"/>
        <w:jc w:val="left"/>
        <w:rPr>
          <w:ins w:id="179" w:author="Winnie Wu" w:date="2020-08-06T15:11:00Z"/>
          <w:rFonts w:ascii="宋体" w:eastAsia="宋体" w:hAnsi="宋体" w:cs="宋体"/>
          <w:b/>
          <w:bCs/>
          <w:kern w:val="0"/>
          <w:sz w:val="24"/>
          <w:szCs w:val="24"/>
          <w:rPrChange w:id="180" w:author="Joe Zhao" w:date="2020-08-07T10:55:00Z">
            <w:rPr>
              <w:ins w:id="181" w:author="Winnie Wu" w:date="2020-08-06T15:11:00Z"/>
              <w:b/>
              <w:bCs/>
            </w:rPr>
          </w:rPrChange>
        </w:rPr>
        <w:pPrChange w:id="182" w:author="Joe Zhao" w:date="2020-08-07T10:55:00Z">
          <w:pPr/>
        </w:pPrChange>
      </w:pPr>
      <w:r w:rsidRPr="001204A0">
        <w:rPr>
          <w:rFonts w:ascii="宋体" w:eastAsia="宋体" w:hAnsi="宋体" w:cs="宋体"/>
          <w:b/>
          <w:bCs/>
          <w:kern w:val="0"/>
          <w:sz w:val="24"/>
          <w:szCs w:val="24"/>
          <w:rPrChange w:id="183" w:author="Joe Zhao" w:date="2020-08-07T10:55:00Z">
            <w:rPr>
              <w:b/>
              <w:bCs/>
            </w:rPr>
          </w:rPrChange>
        </w:rPr>
        <w:t>How to check the device support matrix?</w:t>
      </w:r>
    </w:p>
    <w:p w14:paraId="6EF5283C" w14:textId="65AF3649" w:rsidR="00DD3F02" w:rsidRPr="001204A0" w:rsidRDefault="00DD3F02">
      <w:pPr>
        <w:rPr>
          <w:rFonts w:ascii="宋体" w:eastAsia="宋体" w:hAnsi="宋体" w:cs="宋体"/>
          <w:kern w:val="0"/>
          <w:sz w:val="24"/>
          <w:szCs w:val="24"/>
          <w:rPrChange w:id="184" w:author="Joe Zhao" w:date="2020-08-07T10:55:00Z">
            <w:rPr>
              <w:b/>
              <w:bCs/>
            </w:rPr>
          </w:rPrChange>
        </w:rPr>
      </w:pPr>
      <w:ins w:id="185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86" w:author="Joe Zhao" w:date="2020-08-07T10:55:00Z">
              <w:rPr>
                <w:b/>
                <w:bCs/>
              </w:rPr>
            </w:rPrChange>
          </w:rPr>
          <w:t xml:space="preserve">Use any browser to open </w:t>
        </w:r>
        <w:del w:id="187" w:author="Joe Zhao" w:date="2020-08-12T11:29:00Z">
          <w:r w:rsidRPr="001204A0" w:rsidDel="000814AA">
            <w:rPr>
              <w:rFonts w:ascii="宋体" w:eastAsia="宋体" w:hAnsi="宋体" w:cs="宋体"/>
              <w:kern w:val="0"/>
              <w:sz w:val="24"/>
              <w:szCs w:val="24"/>
              <w:rPrChange w:id="188" w:author="Joe Zhao" w:date="2020-08-07T10:55:00Z">
                <w:rPr>
                  <w:b/>
                  <w:bCs/>
                </w:rPr>
              </w:rPrChange>
            </w:rPr>
            <w:delText>DoctorJoeIntelligence</w:delText>
          </w:r>
        </w:del>
      </w:ins>
      <w:ins w:id="189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190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1" w:author="Joe Zhao" w:date="2020-08-07T10:55:00Z">
              <w:rPr>
                <w:b/>
                <w:bCs/>
              </w:rPr>
            </w:rPrChange>
          </w:rPr>
          <w:t xml:space="preserve"> web server page, and no need to login. Then click the “Device Matrix” </w:t>
        </w:r>
      </w:ins>
      <w:ins w:id="192" w:author="Winnie Wu" w:date="2020-08-06T15:13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3" w:author="Joe Zhao" w:date="2020-08-07T10:55:00Z">
              <w:rPr>
                <w:b/>
                <w:bCs/>
              </w:rPr>
            </w:rPrChange>
          </w:rPr>
          <w:t xml:space="preserve">button </w:t>
        </w:r>
      </w:ins>
      <w:ins w:id="194" w:author="Winnie Wu" w:date="2020-08-06T15:11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5" w:author="Joe Zhao" w:date="2020-08-07T10:55:00Z">
              <w:rPr>
                <w:b/>
                <w:bCs/>
              </w:rPr>
            </w:rPrChange>
          </w:rPr>
          <w:t xml:space="preserve">on the </w:t>
        </w:r>
      </w:ins>
      <w:ins w:id="196" w:author="Winnie Wu" w:date="2020-08-06T15:12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7" w:author="Joe Zhao" w:date="2020-08-07T10:55:00Z">
              <w:rPr>
                <w:b/>
                <w:bCs/>
              </w:rPr>
            </w:rPrChange>
          </w:rPr>
          <w:t>top</w:t>
        </w:r>
      </w:ins>
      <w:ins w:id="198" w:author="Winnie Wu" w:date="2020-08-06T15:13:00Z">
        <w:r w:rsidRPr="001204A0">
          <w:rPr>
            <w:rFonts w:ascii="宋体" w:eastAsia="宋体" w:hAnsi="宋体" w:cs="宋体"/>
            <w:kern w:val="0"/>
            <w:sz w:val="24"/>
            <w:szCs w:val="24"/>
            <w:rPrChange w:id="199" w:author="Joe Zhao" w:date="2020-08-07T10:55:00Z">
              <w:rPr>
                <w:b/>
                <w:bCs/>
              </w:rPr>
            </w:rPrChange>
          </w:rPr>
          <w:t xml:space="preserve"> right</w:t>
        </w:r>
      </w:ins>
      <w:ins w:id="200" w:author="Winnie Wu" w:date="2020-08-06T15:12:00Z">
        <w:r w:rsidRPr="001204A0">
          <w:rPr>
            <w:rFonts w:ascii="宋体" w:eastAsia="宋体" w:hAnsi="宋体" w:cs="宋体"/>
            <w:kern w:val="0"/>
            <w:sz w:val="24"/>
            <w:szCs w:val="24"/>
            <w:rPrChange w:id="201" w:author="Joe Zhao" w:date="2020-08-07T10:55:00Z">
              <w:rPr>
                <w:b/>
                <w:bCs/>
              </w:rPr>
            </w:rPrChange>
          </w:rPr>
          <w:t>.</w:t>
        </w:r>
      </w:ins>
    </w:p>
    <w:p w14:paraId="12610F63" w14:textId="3E9BCB84" w:rsidR="00697F8E" w:rsidRDefault="000F781E">
      <w:del w:id="202" w:author="FADE Y." w:date="2020-09-22T14:12:00Z">
        <w:r w:rsidRPr="000F781E" w:rsidDel="004F402D">
          <w:rPr>
            <w:noProof/>
          </w:rPr>
          <w:drawing>
            <wp:inline distT="0" distB="0" distL="0" distR="0" wp14:anchorId="651D38C8" wp14:editId="120C45DF">
              <wp:extent cx="5274310" cy="1962150"/>
              <wp:effectExtent l="0" t="0" r="254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62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03" w:author="FADE Y." w:date="2020-09-22T14:12:00Z">
        <w:r w:rsidR="004F402D">
          <w:rPr>
            <w:noProof/>
          </w:rPr>
          <w:drawing>
            <wp:inline distT="0" distB="0" distL="0" distR="0" wp14:anchorId="79DB52DA" wp14:editId="166666AB">
              <wp:extent cx="5274310" cy="2346960"/>
              <wp:effectExtent l="0" t="0" r="2540" b="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46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FF38A3" w14:textId="732CB5FB" w:rsidR="00AE3496" w:rsidRDefault="00AE3496"/>
    <w:p w14:paraId="154E4643" w14:textId="75AC3345" w:rsidR="00AE3496" w:rsidRPr="001204A0" w:rsidRDefault="00AE349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:rPrChange w:id="204" w:author="Joe Zhao" w:date="2020-08-07T10:55:00Z">
            <w:rPr>
              <w:b/>
              <w:bCs/>
            </w:rPr>
          </w:rPrChange>
        </w:rPr>
        <w:pPrChange w:id="205" w:author="Joe Zhao" w:date="2020-08-07T10:55:00Z">
          <w:pPr/>
        </w:pPrChange>
      </w:pPr>
      <w:r w:rsidRPr="001204A0">
        <w:rPr>
          <w:rFonts w:ascii="宋体" w:eastAsia="宋体" w:hAnsi="宋体" w:cs="宋体"/>
          <w:b/>
          <w:bCs/>
          <w:kern w:val="0"/>
          <w:sz w:val="24"/>
          <w:szCs w:val="24"/>
          <w:rPrChange w:id="206" w:author="Joe Zhao" w:date="2020-08-07T10:55:00Z">
            <w:rPr>
              <w:b/>
              <w:bCs/>
            </w:rPr>
          </w:rPrChange>
        </w:rPr>
        <w:t>How to login as Admin to maintain and edit the device support matrix?</w:t>
      </w:r>
    </w:p>
    <w:p w14:paraId="1F6674DE" w14:textId="31B1EDBE" w:rsidR="00DD3F02" w:rsidRPr="00A96C63" w:rsidRDefault="00DD3F02">
      <w:pPr>
        <w:rPr>
          <w:ins w:id="207" w:author="Winnie Wu" w:date="2020-08-06T15:12:00Z"/>
          <w:rFonts w:ascii="宋体" w:eastAsia="宋体" w:hAnsi="宋体" w:cs="宋体"/>
          <w:kern w:val="0"/>
          <w:sz w:val="24"/>
          <w:szCs w:val="24"/>
          <w:rPrChange w:id="208" w:author="Joe Zhao" w:date="2020-08-07T10:56:00Z">
            <w:rPr>
              <w:ins w:id="209" w:author="Winnie Wu" w:date="2020-08-06T15:12:00Z"/>
            </w:rPr>
          </w:rPrChange>
        </w:rPr>
      </w:pPr>
      <w:ins w:id="210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11" w:author="Joe Zhao" w:date="2020-08-07T10:56:00Z">
              <w:rPr>
                <w:b/>
                <w:bCs/>
              </w:rPr>
            </w:rPrChange>
          </w:rPr>
          <w:t xml:space="preserve">Use any browser to open </w:t>
        </w:r>
        <w:del w:id="212" w:author="Joe Zhao" w:date="2020-08-12T11:29:00Z">
          <w:r w:rsidRPr="00A96C63" w:rsidDel="000814AA">
            <w:rPr>
              <w:rFonts w:ascii="宋体" w:eastAsia="宋体" w:hAnsi="宋体" w:cs="宋体"/>
              <w:kern w:val="0"/>
              <w:sz w:val="24"/>
              <w:szCs w:val="24"/>
              <w:rPrChange w:id="213" w:author="Joe Zhao" w:date="2020-08-07T10:56:00Z">
                <w:rPr>
                  <w:b/>
                  <w:bCs/>
                </w:rPr>
              </w:rPrChange>
            </w:rPr>
            <w:delText>DoctorJoeIntelligence</w:delText>
          </w:r>
        </w:del>
      </w:ins>
      <w:ins w:id="214" w:author="Joe Zhao" w:date="2020-08-12T11:29:00Z">
        <w:r w:rsidR="000814AA">
          <w:rPr>
            <w:rFonts w:ascii="宋体" w:eastAsia="宋体" w:hAnsi="宋体" w:cs="宋体"/>
            <w:kern w:val="0"/>
            <w:sz w:val="24"/>
            <w:szCs w:val="24"/>
          </w:rPr>
          <w:t>Horizon Peripherals Intelligence</w:t>
        </w:r>
      </w:ins>
      <w:ins w:id="215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16" w:author="Joe Zhao" w:date="2020-08-07T10:56:00Z">
              <w:rPr>
                <w:b/>
                <w:bCs/>
              </w:rPr>
            </w:rPrChange>
          </w:rPr>
          <w:t xml:space="preserve"> web server page</w:t>
        </w:r>
      </w:ins>
      <w:ins w:id="217" w:author="Joe Zhao" w:date="2020-08-07T10:56:00Z">
        <w:r w:rsidR="00A96C63" w:rsidRPr="00A96C63">
          <w:rPr>
            <w:rFonts w:ascii="宋体" w:eastAsia="宋体" w:hAnsi="宋体" w:cs="宋体"/>
            <w:kern w:val="0"/>
            <w:sz w:val="24"/>
            <w:szCs w:val="24"/>
            <w:rPrChange w:id="218" w:author="Joe Zhao" w:date="2020-08-07T10:56:00Z">
              <w:rPr>
                <w:b/>
                <w:bCs/>
              </w:rPr>
            </w:rPrChange>
          </w:rPr>
          <w:t xml:space="preserve">. </w:t>
        </w:r>
      </w:ins>
      <w:ins w:id="219" w:author="FADE Y." w:date="2020-09-22T14:13:00Z">
        <w:r w:rsidR="004F402D">
          <w:rPr>
            <w:rFonts w:ascii="宋体" w:eastAsia="宋体" w:hAnsi="宋体" w:cs="宋体"/>
            <w:kern w:val="0"/>
            <w:sz w:val="24"/>
            <w:szCs w:val="24"/>
          </w:rPr>
          <w:t>On the device matrix page</w:t>
        </w:r>
        <w:r w:rsidR="004F402D">
          <w:rPr>
            <w:rFonts w:ascii="宋体" w:eastAsia="宋体" w:hAnsi="宋体" w:cs="宋体" w:hint="eastAsia"/>
            <w:kern w:val="0"/>
            <w:sz w:val="24"/>
            <w:szCs w:val="24"/>
          </w:rPr>
          <w:t>,</w:t>
        </w:r>
        <w:r w:rsidR="004F402D">
          <w:rPr>
            <w:rFonts w:ascii="宋体" w:eastAsia="宋体" w:hAnsi="宋体" w:cs="宋体"/>
            <w:kern w:val="0"/>
            <w:sz w:val="24"/>
            <w:szCs w:val="24"/>
          </w:rPr>
          <w:t xml:space="preserve"> c</w:t>
        </w:r>
      </w:ins>
      <w:ins w:id="220" w:author="Joe Zhao" w:date="2020-08-07T10:56:00Z">
        <w:del w:id="221" w:author="FADE Y." w:date="2020-09-22T14:13:00Z">
          <w:r w:rsidR="00A96C63" w:rsidRPr="00A96C63" w:rsidDel="004F402D">
            <w:rPr>
              <w:rFonts w:ascii="宋体" w:eastAsia="宋体" w:hAnsi="宋体" w:cs="宋体"/>
              <w:kern w:val="0"/>
              <w:sz w:val="24"/>
              <w:szCs w:val="24"/>
              <w:rPrChange w:id="222" w:author="Joe Zhao" w:date="2020-08-07T10:56:00Z">
                <w:rPr>
                  <w:b/>
                  <w:bCs/>
                </w:rPr>
              </w:rPrChange>
            </w:rPr>
            <w:delText>C</w:delText>
          </w:r>
        </w:del>
      </w:ins>
      <w:ins w:id="223" w:author="Winnie Wu" w:date="2020-08-06T15:12:00Z">
        <w:del w:id="224" w:author="Joe Zhao" w:date="2020-08-07T10:56:00Z">
          <w:r w:rsidRPr="00A96C63" w:rsidDel="00A96C63">
            <w:rPr>
              <w:rFonts w:ascii="宋体" w:eastAsia="宋体" w:hAnsi="宋体" w:cs="宋体"/>
              <w:kern w:val="0"/>
              <w:sz w:val="24"/>
              <w:szCs w:val="24"/>
              <w:rPrChange w:id="225" w:author="Joe Zhao" w:date="2020-08-07T10:56:00Z">
                <w:rPr>
                  <w:b/>
                  <w:bCs/>
                </w:rPr>
              </w:rPrChange>
            </w:rPr>
            <w:delText>, and c</w:delText>
          </w:r>
        </w:del>
        <w:r w:rsidRPr="00A96C63">
          <w:rPr>
            <w:rFonts w:ascii="宋体" w:eastAsia="宋体" w:hAnsi="宋体" w:cs="宋体"/>
            <w:kern w:val="0"/>
            <w:sz w:val="24"/>
            <w:szCs w:val="24"/>
            <w:rPrChange w:id="226" w:author="Joe Zhao" w:date="2020-08-07T10:56:00Z">
              <w:rPr>
                <w:b/>
                <w:bCs/>
              </w:rPr>
            </w:rPrChange>
          </w:rPr>
          <w:t xml:space="preserve">lick </w:t>
        </w:r>
      </w:ins>
      <w:ins w:id="227" w:author="Joe Zhao" w:date="2020-08-07T10:57:00Z">
        <w:r w:rsidR="00A96C63">
          <w:rPr>
            <w:rFonts w:ascii="宋体" w:eastAsia="宋体" w:hAnsi="宋体" w:cs="宋体"/>
            <w:kern w:val="0"/>
            <w:sz w:val="24"/>
            <w:szCs w:val="24"/>
          </w:rPr>
          <w:t>“</w:t>
        </w:r>
      </w:ins>
      <w:ins w:id="228" w:author="Winnie Wu" w:date="2020-08-06T15:12:00Z">
        <w:del w:id="229" w:author="Joe Zhao" w:date="2020-08-07T10:57:00Z">
          <w:r w:rsidRPr="00A96C63" w:rsidDel="00A96C63">
            <w:rPr>
              <w:rFonts w:ascii="宋体" w:eastAsia="宋体" w:hAnsi="宋体" w:cs="宋体"/>
              <w:kern w:val="0"/>
              <w:sz w:val="24"/>
              <w:szCs w:val="24"/>
              <w:rPrChange w:id="230" w:author="Joe Zhao" w:date="2020-08-07T10:56:00Z">
                <w:rPr>
                  <w:b/>
                  <w:bCs/>
                </w:rPr>
              </w:rPrChange>
            </w:rPr>
            <w:delText>“</w:delText>
          </w:r>
        </w:del>
        <w:r w:rsidRPr="00A96C63">
          <w:rPr>
            <w:rFonts w:ascii="宋体" w:eastAsia="宋体" w:hAnsi="宋体" w:cs="宋体"/>
            <w:kern w:val="0"/>
            <w:sz w:val="24"/>
            <w:szCs w:val="24"/>
            <w:rPrChange w:id="231" w:author="Joe Zhao" w:date="2020-08-07T10:56:00Z">
              <w:rPr>
                <w:b/>
                <w:bCs/>
              </w:rPr>
            </w:rPrChange>
          </w:rPr>
          <w:t>Log In”</w:t>
        </w:r>
      </w:ins>
      <w:ins w:id="232" w:author="Winnie Wu" w:date="2020-08-06T15:13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33" w:author="Joe Zhao" w:date="2020-08-07T10:56:00Z">
              <w:rPr>
                <w:b/>
                <w:bCs/>
              </w:rPr>
            </w:rPrChange>
          </w:rPr>
          <w:t xml:space="preserve"> button on the top</w:t>
        </w:r>
        <w:del w:id="234" w:author="FADE Y." w:date="2020-09-22T14:13:00Z">
          <w:r w:rsidRPr="00A96C63" w:rsidDel="004F402D">
            <w:rPr>
              <w:rFonts w:ascii="宋体" w:eastAsia="宋体" w:hAnsi="宋体" w:cs="宋体"/>
              <w:kern w:val="0"/>
              <w:sz w:val="24"/>
              <w:szCs w:val="24"/>
              <w:rPrChange w:id="235" w:author="Joe Zhao" w:date="2020-08-07T10:56:00Z">
                <w:rPr>
                  <w:b/>
                  <w:bCs/>
                </w:rPr>
              </w:rPrChange>
            </w:rPr>
            <w:delText xml:space="preserve"> right</w:delText>
          </w:r>
        </w:del>
      </w:ins>
      <w:ins w:id="236" w:author="Winnie Wu" w:date="2020-08-06T15:12:00Z">
        <w:r w:rsidRPr="00A96C63">
          <w:rPr>
            <w:rFonts w:ascii="宋体" w:eastAsia="宋体" w:hAnsi="宋体" w:cs="宋体"/>
            <w:kern w:val="0"/>
            <w:sz w:val="24"/>
            <w:szCs w:val="24"/>
            <w:rPrChange w:id="237" w:author="Joe Zhao" w:date="2020-08-07T10:56:00Z">
              <w:rPr>
                <w:b/>
                <w:bCs/>
              </w:rPr>
            </w:rPrChange>
          </w:rPr>
          <w:t>.</w:t>
        </w:r>
      </w:ins>
    </w:p>
    <w:p w14:paraId="6A37D1E7" w14:textId="11FA698B" w:rsidR="003D5930" w:rsidRDefault="003D5930">
      <w:pPr>
        <w:rPr>
          <w:ins w:id="238" w:author="FADE Y." w:date="2020-09-22T14:14:00Z"/>
          <w:rFonts w:ascii="宋体" w:eastAsia="宋体" w:hAnsi="宋体" w:cs="宋体"/>
          <w:kern w:val="0"/>
          <w:sz w:val="24"/>
          <w:szCs w:val="24"/>
        </w:rPr>
      </w:pPr>
      <w:r w:rsidRPr="00191AA8">
        <w:rPr>
          <w:rFonts w:ascii="宋体" w:eastAsia="宋体" w:hAnsi="宋体" w:cs="宋体"/>
          <w:kern w:val="0"/>
          <w:sz w:val="24"/>
          <w:szCs w:val="24"/>
          <w:rPrChange w:id="239" w:author="Joe Zhao" w:date="2020-08-07T10:57:00Z">
            <w:rPr/>
          </w:rPrChange>
        </w:rPr>
        <w:t xml:space="preserve">The admin username is </w:t>
      </w:r>
      <w:ins w:id="240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41" w:author="Joe Zhao" w:date="2020-08-07T10:57:00Z">
              <w:rPr/>
            </w:rPrChange>
          </w:rPr>
          <w:t>“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42" w:author="Joe Zhao" w:date="2020-08-07T10:57:00Z">
            <w:rPr/>
          </w:rPrChange>
        </w:rPr>
        <w:t>admin</w:t>
      </w:r>
      <w:ins w:id="243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44" w:author="Joe Zhao" w:date="2020-08-07T10:57:00Z">
              <w:rPr/>
            </w:rPrChange>
          </w:rPr>
          <w:t>”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45" w:author="Joe Zhao" w:date="2020-08-07T10:57:00Z">
            <w:rPr/>
          </w:rPrChange>
        </w:rPr>
        <w:t xml:space="preserve">. The default password is </w:t>
      </w:r>
      <w:ins w:id="246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47" w:author="Joe Zhao" w:date="2020-08-07T10:57:00Z">
              <w:rPr/>
            </w:rPrChange>
          </w:rPr>
          <w:t>“</w:t>
        </w:r>
      </w:ins>
      <w:proofErr w:type="spellStart"/>
      <w:r w:rsidR="00FA68A1" w:rsidRPr="00191AA8">
        <w:rPr>
          <w:rFonts w:ascii="宋体" w:eastAsia="宋体" w:hAnsi="宋体" w:cs="宋体"/>
          <w:kern w:val="0"/>
          <w:sz w:val="24"/>
          <w:szCs w:val="24"/>
          <w:rPrChange w:id="248" w:author="Joe Zhao" w:date="2020-08-07T10:57:00Z">
            <w:rPr/>
          </w:rPrChange>
        </w:rPr>
        <w:t>changeme</w:t>
      </w:r>
      <w:proofErr w:type="spellEnd"/>
      <w:ins w:id="249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50" w:author="Joe Zhao" w:date="2020-08-07T10:57:00Z">
              <w:rPr/>
            </w:rPrChange>
          </w:rPr>
          <w:t>”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51" w:author="Joe Zhao" w:date="2020-08-07T10:57:00Z">
            <w:rPr/>
          </w:rPrChange>
        </w:rPr>
        <w:t>. When the admin login</w:t>
      </w:r>
      <w:ins w:id="252" w:author="Winnie Wu" w:date="2020-08-06T15:05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53" w:author="Joe Zhao" w:date="2020-08-07T10:57:00Z">
              <w:rPr/>
            </w:rPrChange>
          </w:rPr>
          <w:t>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54" w:author="Joe Zhao" w:date="2020-08-07T10:57:00Z">
            <w:rPr/>
          </w:rPrChange>
        </w:rPr>
        <w:t xml:space="preserve"> for the 1</w:t>
      </w:r>
      <w:r w:rsidRPr="00191AA8">
        <w:rPr>
          <w:rFonts w:ascii="宋体" w:eastAsia="宋体" w:hAnsi="宋体" w:cs="宋体"/>
          <w:kern w:val="0"/>
          <w:sz w:val="24"/>
          <w:szCs w:val="24"/>
          <w:rPrChange w:id="255" w:author="Joe Zhao" w:date="2020-08-07T10:57:00Z">
            <w:rPr>
              <w:vertAlign w:val="superscript"/>
            </w:rPr>
          </w:rPrChange>
        </w:rPr>
        <w:t>st</w:t>
      </w:r>
      <w:r w:rsidRPr="00191AA8">
        <w:rPr>
          <w:rFonts w:ascii="宋体" w:eastAsia="宋体" w:hAnsi="宋体" w:cs="宋体"/>
          <w:kern w:val="0"/>
          <w:sz w:val="24"/>
          <w:szCs w:val="24"/>
          <w:rPrChange w:id="256" w:author="Joe Zhao" w:date="2020-08-07T10:57:00Z">
            <w:rPr/>
          </w:rPrChange>
        </w:rPr>
        <w:t xml:space="preserve"> time, it </w:t>
      </w:r>
      <w:del w:id="257" w:author="Winnie Wu" w:date="2020-08-06T15:04:00Z">
        <w:r w:rsidRPr="00191AA8" w:rsidDel="00570B90">
          <w:rPr>
            <w:rFonts w:ascii="宋体" w:eastAsia="宋体" w:hAnsi="宋体" w:cs="宋体"/>
            <w:kern w:val="0"/>
            <w:sz w:val="24"/>
            <w:szCs w:val="24"/>
            <w:rPrChange w:id="258" w:author="Joe Zhao" w:date="2020-08-07T10:57:00Z">
              <w:rPr/>
            </w:rPrChange>
          </w:rPr>
          <w:delText>will be</w:delText>
        </w:r>
      </w:del>
      <w:ins w:id="259" w:author="Winnie Wu" w:date="2020-08-06T15:04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60" w:author="Joe Zhao" w:date="2020-08-07T10:57:00Z">
              <w:rPr/>
            </w:rPrChange>
          </w:rPr>
          <w:t>is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61" w:author="Joe Zhao" w:date="2020-08-07T10:57:00Z">
            <w:rPr/>
          </w:rPrChange>
        </w:rPr>
        <w:t xml:space="preserve"> mandatory to change the admin password.</w:t>
      </w:r>
    </w:p>
    <w:p w14:paraId="4EAFB2F7" w14:textId="77777777" w:rsidR="004F402D" w:rsidRDefault="004F402D">
      <w:pPr>
        <w:rPr>
          <w:ins w:id="262" w:author="FADE Y." w:date="2020-09-22T14:14:00Z"/>
          <w:rFonts w:ascii="宋体" w:eastAsia="宋体" w:hAnsi="宋体" w:cs="宋体"/>
          <w:kern w:val="0"/>
          <w:sz w:val="24"/>
          <w:szCs w:val="24"/>
        </w:rPr>
      </w:pPr>
      <w:ins w:id="263" w:author="FADE Y." w:date="2020-09-22T14:14:00Z">
        <w:r>
          <w:rPr>
            <w:noProof/>
          </w:rPr>
          <w:drawing>
            <wp:inline distT="0" distB="0" distL="0" distR="0" wp14:anchorId="56C56875" wp14:editId="19B7B82C">
              <wp:extent cx="5274310" cy="1277620"/>
              <wp:effectExtent l="0" t="0" r="254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277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E45CD7" w14:textId="47D97B2F" w:rsidR="004F402D" w:rsidRDefault="004F402D">
      <w:pPr>
        <w:rPr>
          <w:ins w:id="264" w:author="FADE Y." w:date="2020-09-22T14:16:00Z"/>
          <w:rFonts w:ascii="宋体" w:eastAsia="宋体" w:hAnsi="宋体" w:cs="宋体"/>
          <w:kern w:val="0"/>
          <w:sz w:val="24"/>
          <w:szCs w:val="24"/>
        </w:rPr>
      </w:pPr>
      <w:ins w:id="265" w:author="FADE Y." w:date="2020-09-22T14:14:00Z">
        <w:r>
          <w:rPr>
            <w:noProof/>
          </w:rPr>
          <w:drawing>
            <wp:inline distT="0" distB="0" distL="0" distR="0" wp14:anchorId="21AD4928" wp14:editId="06D9A175">
              <wp:extent cx="5274310" cy="1771650"/>
              <wp:effectExtent l="0" t="0" r="254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771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57A7FE" w14:textId="60858168" w:rsidR="004F402D" w:rsidRDefault="004F402D">
      <w:pPr>
        <w:rPr>
          <w:ins w:id="266" w:author="FADE Y." w:date="2020-09-22T14:16:00Z"/>
          <w:rFonts w:ascii="宋体" w:eastAsia="宋体" w:hAnsi="宋体" w:cs="宋体"/>
          <w:kern w:val="0"/>
          <w:sz w:val="24"/>
          <w:szCs w:val="24"/>
        </w:rPr>
      </w:pPr>
    </w:p>
    <w:p w14:paraId="7CC267F7" w14:textId="4C37AAE9" w:rsidR="004F402D" w:rsidRDefault="004F402D">
      <w:pPr>
        <w:rPr>
          <w:ins w:id="267" w:author="FADE Y." w:date="2020-09-22T14:16:00Z"/>
          <w:rFonts w:ascii="宋体" w:eastAsia="宋体" w:hAnsi="宋体" w:cs="宋体" w:hint="eastAsia"/>
          <w:kern w:val="0"/>
          <w:sz w:val="24"/>
          <w:szCs w:val="24"/>
        </w:rPr>
      </w:pPr>
      <w:ins w:id="268" w:author="FADE Y." w:date="2020-09-22T14:16:00Z">
        <w:r>
          <w:rPr>
            <w:rFonts w:ascii="宋体" w:eastAsia="宋体" w:hAnsi="宋体" w:cs="宋体" w:hint="eastAsia"/>
            <w:kern w:val="0"/>
            <w:sz w:val="24"/>
            <w:szCs w:val="24"/>
          </w:rPr>
          <w:t>A</w:t>
        </w:r>
        <w:r>
          <w:rPr>
            <w:rFonts w:ascii="宋体" w:eastAsia="宋体" w:hAnsi="宋体" w:cs="宋体"/>
            <w:kern w:val="0"/>
            <w:sz w:val="24"/>
            <w:szCs w:val="24"/>
          </w:rPr>
          <w:t>fter changing the password</w:t>
        </w:r>
        <w:r w:rsidR="00092725">
          <w:rPr>
            <w:rFonts w:ascii="宋体" w:eastAsia="宋体" w:hAnsi="宋体" w:cs="宋体"/>
            <w:kern w:val="0"/>
            <w:sz w:val="24"/>
            <w:szCs w:val="24"/>
          </w:rPr>
          <w:t xml:space="preserve">, use the changed </w:t>
        </w:r>
      </w:ins>
      <w:ins w:id="269" w:author="FADE Y." w:date="2020-09-22T14:17:00Z">
        <w:r w:rsidR="00092725">
          <w:rPr>
            <w:rFonts w:ascii="宋体" w:eastAsia="宋体" w:hAnsi="宋体" w:cs="宋体"/>
            <w:kern w:val="0"/>
            <w:sz w:val="24"/>
            <w:szCs w:val="24"/>
          </w:rPr>
          <w:t>password to login to the Device Matrix page.</w:t>
        </w:r>
      </w:ins>
    </w:p>
    <w:p w14:paraId="699EA375" w14:textId="3A0CBB3D" w:rsidR="004F402D" w:rsidRPr="00191AA8" w:rsidRDefault="004F402D">
      <w:pPr>
        <w:rPr>
          <w:rFonts w:ascii="宋体" w:eastAsia="宋体" w:hAnsi="宋体" w:cs="宋体" w:hint="eastAsia"/>
          <w:kern w:val="0"/>
          <w:sz w:val="24"/>
          <w:szCs w:val="24"/>
          <w:rPrChange w:id="270" w:author="Joe Zhao" w:date="2020-08-07T10:57:00Z">
            <w:rPr/>
          </w:rPrChange>
        </w:rPr>
      </w:pPr>
      <w:ins w:id="271" w:author="FADE Y." w:date="2020-09-22T14:16:00Z">
        <w:r>
          <w:rPr>
            <w:noProof/>
          </w:rPr>
          <w:drawing>
            <wp:inline distT="0" distB="0" distL="0" distR="0" wp14:anchorId="1577EA74" wp14:editId="263B3127">
              <wp:extent cx="5274310" cy="1955800"/>
              <wp:effectExtent l="0" t="0" r="2540" b="635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955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5E9F55" w14:textId="462568AC" w:rsidR="000F781E" w:rsidRPr="0068769F" w:rsidDel="0068769F" w:rsidRDefault="000F781E">
      <w:pPr>
        <w:rPr>
          <w:del w:id="272" w:author="Joe Zhao" w:date="2020-08-14T16:09:00Z"/>
          <w:b/>
          <w:bCs/>
        </w:rPr>
      </w:pPr>
      <w:del w:id="273" w:author="Joe Zhao" w:date="2020-08-14T16:09:00Z">
        <w:r w:rsidRPr="000F781E" w:rsidDel="0068769F">
          <w:rPr>
            <w:b/>
            <w:bCs/>
            <w:noProof/>
          </w:rPr>
          <w:drawing>
            <wp:inline distT="0" distB="0" distL="0" distR="0" wp14:anchorId="23A61CB2" wp14:editId="2653F501">
              <wp:extent cx="5274310" cy="1958975"/>
              <wp:effectExtent l="0" t="0" r="2540" b="317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958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74" w:author="Joe Zhao" w:date="2020-08-14T16:09:00Z">
        <w:del w:id="275" w:author="FADE Y." w:date="2020-09-22T14:15:00Z">
          <w:r w:rsidR="0068769F" w:rsidRPr="0068769F" w:rsidDel="004F402D">
            <w:rPr>
              <w:b/>
              <w:bCs/>
              <w:noProof/>
            </w:rPr>
            <w:drawing>
              <wp:inline distT="0" distB="0" distL="0" distR="0" wp14:anchorId="51EB15B3" wp14:editId="242D6FBE">
                <wp:extent cx="5274310" cy="1837055"/>
                <wp:effectExtent l="0" t="0" r="254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83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067321D" w14:textId="77777777" w:rsidR="003D5930" w:rsidRDefault="003D5930"/>
    <w:p w14:paraId="2A8D4B9C" w14:textId="71DEA81A" w:rsidR="003D5930" w:rsidRPr="00191AA8" w:rsidRDefault="003D5930">
      <w:pPr>
        <w:rPr>
          <w:rFonts w:ascii="宋体" w:eastAsia="宋体" w:hAnsi="宋体" w:cs="宋体"/>
          <w:kern w:val="0"/>
          <w:sz w:val="24"/>
          <w:szCs w:val="24"/>
          <w:rPrChange w:id="276" w:author="Joe Zhao" w:date="2020-08-07T10:57:00Z">
            <w:rPr/>
          </w:rPrChange>
        </w:rPr>
      </w:pPr>
      <w:r w:rsidRPr="00191AA8">
        <w:rPr>
          <w:rFonts w:ascii="宋体" w:eastAsia="宋体" w:hAnsi="宋体" w:cs="宋体"/>
          <w:kern w:val="0"/>
          <w:sz w:val="24"/>
          <w:szCs w:val="24"/>
          <w:rPrChange w:id="277" w:author="Joe Zhao" w:date="2020-08-07T10:57:00Z">
            <w:rPr/>
          </w:rPrChange>
        </w:rPr>
        <w:t>After admin login</w:t>
      </w:r>
      <w:ins w:id="278" w:author="Winnie Wu" w:date="2020-08-06T15:05:00Z">
        <w:r w:rsidR="00570B90" w:rsidRPr="00191AA8">
          <w:rPr>
            <w:rFonts w:ascii="宋体" w:eastAsia="宋体" w:hAnsi="宋体" w:cs="宋体"/>
            <w:kern w:val="0"/>
            <w:sz w:val="24"/>
            <w:szCs w:val="24"/>
            <w:rPrChange w:id="279" w:author="Joe Zhao" w:date="2020-08-07T10:57:00Z">
              <w:rPr/>
            </w:rPrChange>
          </w:rPr>
          <w:t>s</w:t>
        </w:r>
      </w:ins>
      <w:r w:rsidRPr="00191AA8">
        <w:rPr>
          <w:rFonts w:ascii="宋体" w:eastAsia="宋体" w:hAnsi="宋体" w:cs="宋体"/>
          <w:kern w:val="0"/>
          <w:sz w:val="24"/>
          <w:szCs w:val="24"/>
          <w:rPrChange w:id="280" w:author="Joe Zhao" w:date="2020-08-07T10:57:00Z">
            <w:rPr/>
          </w:rPrChange>
        </w:rPr>
        <w:t xml:space="preserve"> the web site,</w:t>
      </w:r>
      <w:ins w:id="281" w:author="FADE Y." w:date="2020-09-22T14:18:00Z">
        <w:r w:rsidR="00092725">
          <w:rPr>
            <w:rFonts w:ascii="宋体" w:eastAsia="宋体" w:hAnsi="宋体" w:cs="宋体"/>
            <w:kern w:val="0"/>
            <w:sz w:val="24"/>
            <w:szCs w:val="24"/>
          </w:rPr>
          <w:t xml:space="preserve"> </w:t>
        </w:r>
      </w:ins>
      <w:del w:id="282" w:author="FADE Y." w:date="2020-09-22T14:18:00Z">
        <w:r w:rsidRPr="00191AA8" w:rsidDel="00092725">
          <w:rPr>
            <w:rFonts w:ascii="宋体" w:eastAsia="宋体" w:hAnsi="宋体" w:cs="宋体"/>
            <w:kern w:val="0"/>
            <w:sz w:val="24"/>
            <w:szCs w:val="24"/>
            <w:rPrChange w:id="283" w:author="Joe Zhao" w:date="2020-08-07T10:57:00Z">
              <w:rPr/>
            </w:rPrChange>
          </w:rPr>
          <w:delText xml:space="preserve"> click the Device Matrix tab again. </w:delText>
        </w:r>
      </w:del>
      <w:ins w:id="284" w:author="FADE Y." w:date="2020-09-22T14:18:00Z">
        <w:r w:rsidR="00092725">
          <w:rPr>
            <w:rFonts w:ascii="宋体" w:eastAsia="宋体" w:hAnsi="宋体" w:cs="宋体"/>
            <w:kern w:val="0"/>
            <w:sz w:val="24"/>
            <w:szCs w:val="24"/>
          </w:rPr>
          <w:t>t</w:t>
        </w:r>
      </w:ins>
      <w:del w:id="285" w:author="FADE Y." w:date="2020-09-22T14:18:00Z">
        <w:r w:rsidRPr="00191AA8" w:rsidDel="00092725">
          <w:rPr>
            <w:rFonts w:ascii="宋体" w:eastAsia="宋体" w:hAnsi="宋体" w:cs="宋体"/>
            <w:kern w:val="0"/>
            <w:sz w:val="24"/>
            <w:szCs w:val="24"/>
            <w:rPrChange w:id="286" w:author="Joe Zhao" w:date="2020-08-07T10:57:00Z">
              <w:rPr/>
            </w:rPrChange>
          </w:rPr>
          <w:delText>T</w:delText>
        </w:r>
      </w:del>
      <w:r w:rsidRPr="00191AA8">
        <w:rPr>
          <w:rFonts w:ascii="宋体" w:eastAsia="宋体" w:hAnsi="宋体" w:cs="宋体"/>
          <w:kern w:val="0"/>
          <w:sz w:val="24"/>
          <w:szCs w:val="24"/>
          <w:rPrChange w:id="287" w:author="Joe Zhao" w:date="2020-08-07T10:57:00Z">
            <w:rPr/>
          </w:rPrChange>
        </w:rPr>
        <w:t>he edit functions will be enabled on this page.</w:t>
      </w:r>
      <w:r w:rsidR="00F06106" w:rsidRPr="00191AA8">
        <w:rPr>
          <w:rFonts w:ascii="宋体" w:eastAsia="宋体" w:hAnsi="宋体" w:cs="宋体"/>
          <w:kern w:val="0"/>
          <w:sz w:val="24"/>
          <w:szCs w:val="24"/>
          <w:rPrChange w:id="288" w:author="Joe Zhao" w:date="2020-08-07T10:57:00Z">
            <w:rPr/>
          </w:rPrChange>
        </w:rPr>
        <w:t xml:space="preserve"> Please be cautious when you edit any information on this page. The operations are irreversible.</w:t>
      </w:r>
    </w:p>
    <w:p w14:paraId="58F96B9C" w14:textId="5C708CFA" w:rsidR="003D5930" w:rsidRDefault="00F06106">
      <w:del w:id="289" w:author="FADE Y." w:date="2020-09-22T14:18:00Z">
        <w:r w:rsidRPr="00F06106" w:rsidDel="00092725">
          <w:rPr>
            <w:noProof/>
          </w:rPr>
          <w:drawing>
            <wp:inline distT="0" distB="0" distL="0" distR="0" wp14:anchorId="629AA608" wp14:editId="59354FCE">
              <wp:extent cx="5274310" cy="1454785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145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90" w:author="FADE Y." w:date="2020-09-22T14:18:00Z">
        <w:r w:rsidR="00092725">
          <w:rPr>
            <w:noProof/>
          </w:rPr>
          <w:drawing>
            <wp:inline distT="0" distB="0" distL="0" distR="0" wp14:anchorId="64DD28FC" wp14:editId="0A89ED42">
              <wp:extent cx="5274310" cy="1544128"/>
              <wp:effectExtent l="0" t="0" r="2540" b="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7"/>
                      <a:srcRect b="22804"/>
                      <a:stretch/>
                    </pic:blipFill>
                    <pic:spPr bwMode="auto">
                      <a:xfrm>
                        <a:off x="0" y="0"/>
                        <a:ext cx="5274310" cy="154412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A7408AF" w14:textId="77777777" w:rsidR="003D5930" w:rsidRPr="000F781E" w:rsidRDefault="003D5930"/>
    <w:sectPr w:rsidR="003D5930" w:rsidRPr="000F7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4" w:author="Winnie Wu" w:date="2020-08-06T15:05:00Z" w:initials="WW">
    <w:p w14:paraId="70AF0C9C" w14:textId="2E22AB25" w:rsidR="00570B90" w:rsidRDefault="00570B90">
      <w:pPr>
        <w:pStyle w:val="a8"/>
      </w:pPr>
      <w:r>
        <w:t>Admin</w:t>
      </w:r>
      <w:r>
        <w:rPr>
          <w:rFonts w:hint="eastAsia"/>
        </w:rPr>
        <w:t>的</w:t>
      </w:r>
      <w:r>
        <w:rPr>
          <w:rStyle w:val="a7"/>
        </w:rPr>
        <w:annotationRef/>
      </w:r>
      <w:r>
        <w:rPr>
          <w:rFonts w:hint="eastAsia"/>
        </w:rPr>
        <w:t>单复数应该保持一致</w:t>
      </w:r>
    </w:p>
  </w:comment>
  <w:comment w:id="55" w:author="Winnie Wu" w:date="2020-08-06T15:07:00Z" w:initials="WW">
    <w:p w14:paraId="030C7539" w14:textId="1603C2D9" w:rsidR="00570B90" w:rsidRDefault="00570B9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感觉这句话逻辑不太对。不论有没有安装D</w:t>
      </w:r>
      <w:r>
        <w:t>J</w:t>
      </w:r>
      <w:r>
        <w:rPr>
          <w:rFonts w:hint="eastAsia"/>
        </w:rPr>
        <w:t>，用户都是可以带着设备去连接远程桌面的。我的理解这里是想表达可以诊断的前提?</w:t>
      </w:r>
      <w:r>
        <w:t xml:space="preserve"> </w:t>
      </w:r>
      <w:r>
        <w:rPr>
          <w:rFonts w:hint="eastAsia"/>
        </w:rPr>
        <w:t>基于这个理解我把这段改了下，塞到“如何诊断”那段里了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AF0C9C" w15:done="0"/>
  <w15:commentEx w15:paraId="030C75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9ACE" w16cex:dateUtc="2020-08-06T07:05:00Z"/>
  <w16cex:commentExtensible w16cex:durableId="22D69B2A" w16cex:dateUtc="2020-08-06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AF0C9C" w16cid:durableId="22D69ACE"/>
  <w16cid:commentId w16cid:paraId="030C7539" w16cid:durableId="22D69B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B195E"/>
    <w:multiLevelType w:val="hybridMultilevel"/>
    <w:tmpl w:val="0FDCE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53D6C"/>
    <w:multiLevelType w:val="multilevel"/>
    <w:tmpl w:val="2F7C3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e Zhao">
    <w15:presenceInfo w15:providerId="AD" w15:userId="S::joez@vmware.com::96524ee9-a921-4396-b1d1-7c6ac18b3c7e"/>
  </w15:person>
  <w15:person w15:author="Winnie Wu">
    <w15:presenceInfo w15:providerId="AD" w15:userId="S::wuy@vmware.com::5630199d-8365-4da0-9846-2323807a9169"/>
  </w15:person>
  <w15:person w15:author="FADE Y.">
    <w15:presenceInfo w15:providerId="Windows Live" w15:userId="b8d99c5d858568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9"/>
    <w:rsid w:val="00055E85"/>
    <w:rsid w:val="000814AA"/>
    <w:rsid w:val="00092725"/>
    <w:rsid w:val="000F781E"/>
    <w:rsid w:val="00100FB4"/>
    <w:rsid w:val="001204A0"/>
    <w:rsid w:val="00134893"/>
    <w:rsid w:val="00160849"/>
    <w:rsid w:val="00165AA9"/>
    <w:rsid w:val="0017558D"/>
    <w:rsid w:val="00186314"/>
    <w:rsid w:val="00191AA8"/>
    <w:rsid w:val="001A0B39"/>
    <w:rsid w:val="001A785A"/>
    <w:rsid w:val="001D6B75"/>
    <w:rsid w:val="001E0890"/>
    <w:rsid w:val="00212083"/>
    <w:rsid w:val="00223F06"/>
    <w:rsid w:val="00225E57"/>
    <w:rsid w:val="002A6607"/>
    <w:rsid w:val="002C37F3"/>
    <w:rsid w:val="00326EAA"/>
    <w:rsid w:val="00332CF6"/>
    <w:rsid w:val="00335372"/>
    <w:rsid w:val="003447C7"/>
    <w:rsid w:val="00390B5A"/>
    <w:rsid w:val="003A3492"/>
    <w:rsid w:val="003B1510"/>
    <w:rsid w:val="003D2DD9"/>
    <w:rsid w:val="003D5930"/>
    <w:rsid w:val="003D7194"/>
    <w:rsid w:val="003F3994"/>
    <w:rsid w:val="003F5368"/>
    <w:rsid w:val="00467D91"/>
    <w:rsid w:val="004E3E51"/>
    <w:rsid w:val="004F402D"/>
    <w:rsid w:val="00570B90"/>
    <w:rsid w:val="00596B3F"/>
    <w:rsid w:val="005C6347"/>
    <w:rsid w:val="005D1A8C"/>
    <w:rsid w:val="005E219C"/>
    <w:rsid w:val="005E4459"/>
    <w:rsid w:val="00660BDD"/>
    <w:rsid w:val="0068769F"/>
    <w:rsid w:val="00695E43"/>
    <w:rsid w:val="00697F8E"/>
    <w:rsid w:val="006A7DE7"/>
    <w:rsid w:val="006C62F8"/>
    <w:rsid w:val="006E4D3C"/>
    <w:rsid w:val="007201BC"/>
    <w:rsid w:val="00725D71"/>
    <w:rsid w:val="00767A67"/>
    <w:rsid w:val="00771E75"/>
    <w:rsid w:val="00792C46"/>
    <w:rsid w:val="0079587D"/>
    <w:rsid w:val="007A3D29"/>
    <w:rsid w:val="007B1587"/>
    <w:rsid w:val="007E7798"/>
    <w:rsid w:val="00800F57"/>
    <w:rsid w:val="00803AC4"/>
    <w:rsid w:val="008069FC"/>
    <w:rsid w:val="008C29E8"/>
    <w:rsid w:val="008E2827"/>
    <w:rsid w:val="0091360F"/>
    <w:rsid w:val="00A73E9A"/>
    <w:rsid w:val="00A96C63"/>
    <w:rsid w:val="00AC47FE"/>
    <w:rsid w:val="00AE3496"/>
    <w:rsid w:val="00B060AC"/>
    <w:rsid w:val="00B509CB"/>
    <w:rsid w:val="00CA7CB7"/>
    <w:rsid w:val="00CC5157"/>
    <w:rsid w:val="00D03509"/>
    <w:rsid w:val="00D0624C"/>
    <w:rsid w:val="00D47A23"/>
    <w:rsid w:val="00D746F3"/>
    <w:rsid w:val="00DB35CA"/>
    <w:rsid w:val="00DD3F02"/>
    <w:rsid w:val="00DE6B4D"/>
    <w:rsid w:val="00E10981"/>
    <w:rsid w:val="00E462AD"/>
    <w:rsid w:val="00F06106"/>
    <w:rsid w:val="00F06651"/>
    <w:rsid w:val="00F344A4"/>
    <w:rsid w:val="00F543A4"/>
    <w:rsid w:val="00FA172C"/>
    <w:rsid w:val="00FA2654"/>
    <w:rsid w:val="00FA68A1"/>
    <w:rsid w:val="00FB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8E6E"/>
  <w15:chartTrackingRefBased/>
  <w15:docId w15:val="{6F93A2DD-2600-496E-BF92-56B4D41C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0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5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00F5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00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3D2DD9"/>
    <w:rPr>
      <w:rFonts w:ascii="Segoe UI" w:hAnsi="Segoe UI" w:cs="Segoe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D2DD9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3D2DD9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0B9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70B90"/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570B9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0B90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70B90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596B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5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EC5F-EE9D-417C-B6F0-8C371C395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Zhao</dc:creator>
  <cp:keywords/>
  <dc:description/>
  <cp:lastModifiedBy>FADE Y.</cp:lastModifiedBy>
  <cp:revision>67</cp:revision>
  <dcterms:created xsi:type="dcterms:W3CDTF">2020-08-06T06:50:00Z</dcterms:created>
  <dcterms:modified xsi:type="dcterms:W3CDTF">2020-09-22T06:20:00Z</dcterms:modified>
</cp:coreProperties>
</file>