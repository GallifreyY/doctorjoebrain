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33D5E" w14:textId="19DB5E02" w:rsidR="003F693E" w:rsidRDefault="003F693E" w:rsidP="003F693E">
      <w:pPr>
        <w:pStyle w:val="Title"/>
        <w:rPr>
          <w:ins w:id="0" w:author="Winnie Wu" w:date="2020-08-06T15:25:00Z"/>
        </w:rPr>
      </w:pPr>
      <w:ins w:id="1" w:author="Winnie Wu" w:date="2020-08-06T15:17:00Z">
        <w:r>
          <w:t xml:space="preserve">Installation Guide for </w:t>
        </w:r>
        <w:r>
          <w:br/>
        </w:r>
      </w:ins>
      <w:r w:rsidR="00E03C24">
        <w:t>Horizon Peripherals Intelligence</w:t>
      </w:r>
    </w:p>
    <w:p w14:paraId="646FA61B" w14:textId="77777777" w:rsidR="003F693E" w:rsidRPr="003F693E" w:rsidRDefault="003F693E">
      <w:pPr>
        <w:rPr>
          <w:ins w:id="2" w:author="Winnie Wu" w:date="2020-08-06T15:25:00Z"/>
        </w:rPr>
        <w:pPrChange w:id="3" w:author="Winnie Wu" w:date="2020-08-06T15:25:00Z">
          <w:pPr>
            <w:pStyle w:val="Title"/>
          </w:pPr>
        </w:pPrChange>
      </w:pPr>
    </w:p>
    <w:p w14:paraId="7A515CE6" w14:textId="6E8E9C8F" w:rsidR="003F693E" w:rsidRPr="003F693E" w:rsidRDefault="003F693E">
      <w:pPr>
        <w:pStyle w:val="Subtitle"/>
        <w:rPr>
          <w:ins w:id="4" w:author="Winnie Wu" w:date="2020-08-06T15:17:00Z"/>
        </w:rPr>
        <w:pPrChange w:id="5" w:author="Winnie Wu" w:date="2020-08-06T15:25:00Z">
          <w:pPr/>
        </w:pPrChange>
      </w:pPr>
      <w:ins w:id="6" w:author="Winnie Wu" w:date="2020-08-06T15:25:00Z">
        <w:r>
          <w:t>August 2020</w:t>
        </w:r>
      </w:ins>
    </w:p>
    <w:customXmlInsRangeStart w:id="7" w:author="Winnie Wu" w:date="2020-08-06T15:18:00Z"/>
    <w:sdt>
      <w:sdtPr>
        <w:rPr>
          <w:rFonts w:asciiTheme="minorHAnsi" w:eastAsiaTheme="minorEastAsia" w:hAnsiTheme="minorHAnsi" w:cstheme="minorBidi"/>
          <w:color w:val="auto"/>
          <w:kern w:val="2"/>
          <w:sz w:val="21"/>
          <w:szCs w:val="22"/>
          <w:lang w:eastAsia="zh-CN"/>
        </w:rPr>
        <w:id w:val="1813133536"/>
        <w:docPartObj>
          <w:docPartGallery w:val="Table of Contents"/>
          <w:docPartUnique/>
        </w:docPartObj>
      </w:sdtPr>
      <w:sdtEndPr>
        <w:rPr>
          <w:b/>
          <w:bCs/>
          <w:noProof/>
        </w:rPr>
      </w:sdtEndPr>
      <w:sdtContent>
        <w:customXmlInsRangeEnd w:id="7"/>
        <w:p w14:paraId="4EFC07C3" w14:textId="0C0BA6C3" w:rsidR="003F693E" w:rsidRDefault="003F693E">
          <w:pPr>
            <w:pStyle w:val="TOCHeading"/>
            <w:rPr>
              <w:ins w:id="8" w:author="Winnie Wu" w:date="2020-08-06T15:18:00Z"/>
            </w:rPr>
          </w:pPr>
          <w:ins w:id="9" w:author="Winnie Wu" w:date="2020-08-06T15:18:00Z">
            <w:r>
              <w:t>Table of Contents</w:t>
            </w:r>
          </w:ins>
        </w:p>
        <w:p w14:paraId="5B277F46" w14:textId="74459150" w:rsidR="00545DD8" w:rsidRDefault="003F693E">
          <w:pPr>
            <w:pStyle w:val="TOC1"/>
            <w:tabs>
              <w:tab w:val="right" w:leader="dot" w:pos="8296"/>
            </w:tabs>
            <w:rPr>
              <w:noProof/>
            </w:rPr>
          </w:pPr>
          <w:ins w:id="10" w:author="Winnie Wu" w:date="2020-08-06T15:18:00Z">
            <w:r>
              <w:fldChar w:fldCharType="begin"/>
            </w:r>
            <w:r>
              <w:instrText xml:space="preserve"> TOC \o "1-3" \h \z \u </w:instrText>
            </w:r>
            <w:r>
              <w:fldChar w:fldCharType="separate"/>
            </w:r>
          </w:ins>
          <w:hyperlink w:anchor="_Toc48136371" w:history="1">
            <w:r w:rsidR="00545DD8" w:rsidRPr="0003154E">
              <w:rPr>
                <w:rStyle w:val="Hyperlink"/>
                <w:noProof/>
              </w:rPr>
              <w:t>Overview</w:t>
            </w:r>
            <w:r w:rsidR="00545DD8">
              <w:rPr>
                <w:noProof/>
                <w:webHidden/>
              </w:rPr>
              <w:tab/>
            </w:r>
            <w:r w:rsidR="00545DD8">
              <w:rPr>
                <w:noProof/>
                <w:webHidden/>
              </w:rPr>
              <w:fldChar w:fldCharType="begin"/>
            </w:r>
            <w:r w:rsidR="00545DD8">
              <w:rPr>
                <w:noProof/>
                <w:webHidden/>
              </w:rPr>
              <w:instrText xml:space="preserve"> PAGEREF _Toc48136371 \h </w:instrText>
            </w:r>
            <w:r w:rsidR="00545DD8">
              <w:rPr>
                <w:noProof/>
                <w:webHidden/>
              </w:rPr>
            </w:r>
            <w:r w:rsidR="00545DD8">
              <w:rPr>
                <w:noProof/>
                <w:webHidden/>
              </w:rPr>
              <w:fldChar w:fldCharType="separate"/>
            </w:r>
            <w:r w:rsidR="00BC5DD1">
              <w:rPr>
                <w:noProof/>
                <w:webHidden/>
              </w:rPr>
              <w:t>1</w:t>
            </w:r>
            <w:r w:rsidR="00545DD8">
              <w:rPr>
                <w:noProof/>
                <w:webHidden/>
              </w:rPr>
              <w:fldChar w:fldCharType="end"/>
            </w:r>
          </w:hyperlink>
        </w:p>
        <w:p w14:paraId="154A86EF" w14:textId="082F3194" w:rsidR="00545DD8" w:rsidRDefault="00580CAA">
          <w:pPr>
            <w:pStyle w:val="TOC2"/>
            <w:tabs>
              <w:tab w:val="right" w:leader="dot" w:pos="8296"/>
            </w:tabs>
            <w:rPr>
              <w:noProof/>
            </w:rPr>
          </w:pPr>
          <w:hyperlink w:anchor="_Toc48136372" w:history="1">
            <w:r w:rsidR="00545DD8" w:rsidRPr="0003154E">
              <w:rPr>
                <w:rStyle w:val="Hyperlink"/>
                <w:noProof/>
              </w:rPr>
              <w:t>System Requirement</w:t>
            </w:r>
            <w:r w:rsidR="00545DD8">
              <w:rPr>
                <w:noProof/>
                <w:webHidden/>
              </w:rPr>
              <w:tab/>
            </w:r>
            <w:r w:rsidR="00545DD8">
              <w:rPr>
                <w:noProof/>
                <w:webHidden/>
              </w:rPr>
              <w:fldChar w:fldCharType="begin"/>
            </w:r>
            <w:r w:rsidR="00545DD8">
              <w:rPr>
                <w:noProof/>
                <w:webHidden/>
              </w:rPr>
              <w:instrText xml:space="preserve"> PAGEREF _Toc48136372 \h </w:instrText>
            </w:r>
            <w:r w:rsidR="00545DD8">
              <w:rPr>
                <w:noProof/>
                <w:webHidden/>
              </w:rPr>
            </w:r>
            <w:r w:rsidR="00545DD8">
              <w:rPr>
                <w:noProof/>
                <w:webHidden/>
              </w:rPr>
              <w:fldChar w:fldCharType="separate"/>
            </w:r>
            <w:r w:rsidR="00BC5DD1">
              <w:rPr>
                <w:noProof/>
                <w:webHidden/>
              </w:rPr>
              <w:t>1</w:t>
            </w:r>
            <w:r w:rsidR="00545DD8">
              <w:rPr>
                <w:noProof/>
                <w:webHidden/>
              </w:rPr>
              <w:fldChar w:fldCharType="end"/>
            </w:r>
          </w:hyperlink>
        </w:p>
        <w:p w14:paraId="672744E1" w14:textId="77CCAD68" w:rsidR="00545DD8" w:rsidRDefault="00580CAA">
          <w:pPr>
            <w:pStyle w:val="TOC2"/>
            <w:tabs>
              <w:tab w:val="right" w:leader="dot" w:pos="8296"/>
            </w:tabs>
            <w:rPr>
              <w:noProof/>
            </w:rPr>
          </w:pPr>
          <w:hyperlink w:anchor="_Toc48136373" w:history="1">
            <w:r w:rsidR="00545DD8" w:rsidRPr="0003154E">
              <w:rPr>
                <w:rStyle w:val="Hyperlink"/>
                <w:noProof/>
              </w:rPr>
              <w:t>Downloadable Components</w:t>
            </w:r>
            <w:r w:rsidR="00545DD8">
              <w:rPr>
                <w:noProof/>
                <w:webHidden/>
              </w:rPr>
              <w:tab/>
            </w:r>
            <w:r w:rsidR="00545DD8">
              <w:rPr>
                <w:noProof/>
                <w:webHidden/>
              </w:rPr>
              <w:fldChar w:fldCharType="begin"/>
            </w:r>
            <w:r w:rsidR="00545DD8">
              <w:rPr>
                <w:noProof/>
                <w:webHidden/>
              </w:rPr>
              <w:instrText xml:space="preserve"> PAGEREF _Toc48136373 \h </w:instrText>
            </w:r>
            <w:r w:rsidR="00545DD8">
              <w:rPr>
                <w:noProof/>
                <w:webHidden/>
              </w:rPr>
            </w:r>
            <w:r w:rsidR="00545DD8">
              <w:rPr>
                <w:noProof/>
                <w:webHidden/>
              </w:rPr>
              <w:fldChar w:fldCharType="separate"/>
            </w:r>
            <w:r w:rsidR="00BC5DD1">
              <w:rPr>
                <w:noProof/>
                <w:webHidden/>
              </w:rPr>
              <w:t>2</w:t>
            </w:r>
            <w:r w:rsidR="00545DD8">
              <w:rPr>
                <w:noProof/>
                <w:webHidden/>
              </w:rPr>
              <w:fldChar w:fldCharType="end"/>
            </w:r>
          </w:hyperlink>
        </w:p>
        <w:p w14:paraId="688A6592" w14:textId="7133AA76" w:rsidR="00545DD8" w:rsidRDefault="00580CAA">
          <w:pPr>
            <w:pStyle w:val="TOC1"/>
            <w:tabs>
              <w:tab w:val="right" w:leader="dot" w:pos="8296"/>
            </w:tabs>
            <w:rPr>
              <w:noProof/>
            </w:rPr>
          </w:pPr>
          <w:hyperlink w:anchor="_Toc48136374" w:history="1">
            <w:r w:rsidR="00545DD8" w:rsidRPr="0003154E">
              <w:rPr>
                <w:rStyle w:val="Hyperlink"/>
                <w:noProof/>
              </w:rPr>
              <w:t>Web OVA Deployment Guide</w:t>
            </w:r>
            <w:r w:rsidR="00545DD8">
              <w:rPr>
                <w:noProof/>
                <w:webHidden/>
              </w:rPr>
              <w:tab/>
            </w:r>
            <w:r w:rsidR="00545DD8">
              <w:rPr>
                <w:noProof/>
                <w:webHidden/>
              </w:rPr>
              <w:fldChar w:fldCharType="begin"/>
            </w:r>
            <w:r w:rsidR="00545DD8">
              <w:rPr>
                <w:noProof/>
                <w:webHidden/>
              </w:rPr>
              <w:instrText xml:space="preserve"> PAGEREF _Toc48136374 \h </w:instrText>
            </w:r>
            <w:r w:rsidR="00545DD8">
              <w:rPr>
                <w:noProof/>
                <w:webHidden/>
              </w:rPr>
            </w:r>
            <w:r w:rsidR="00545DD8">
              <w:rPr>
                <w:noProof/>
                <w:webHidden/>
              </w:rPr>
              <w:fldChar w:fldCharType="separate"/>
            </w:r>
            <w:r w:rsidR="00BC5DD1">
              <w:rPr>
                <w:noProof/>
                <w:webHidden/>
              </w:rPr>
              <w:t>2</w:t>
            </w:r>
            <w:r w:rsidR="00545DD8">
              <w:rPr>
                <w:noProof/>
                <w:webHidden/>
              </w:rPr>
              <w:fldChar w:fldCharType="end"/>
            </w:r>
          </w:hyperlink>
        </w:p>
        <w:p w14:paraId="20677938" w14:textId="5CF462CD" w:rsidR="00545DD8" w:rsidRDefault="00580CAA">
          <w:pPr>
            <w:pStyle w:val="TOC2"/>
            <w:tabs>
              <w:tab w:val="right" w:leader="dot" w:pos="8296"/>
            </w:tabs>
            <w:rPr>
              <w:noProof/>
            </w:rPr>
          </w:pPr>
          <w:hyperlink w:anchor="_Toc48136375" w:history="1">
            <w:r w:rsidR="00545DD8" w:rsidRPr="0003154E">
              <w:rPr>
                <w:rStyle w:val="Hyperlink"/>
                <w:noProof/>
              </w:rPr>
              <w:t>How to Install</w:t>
            </w:r>
            <w:r w:rsidR="00545DD8">
              <w:rPr>
                <w:noProof/>
                <w:webHidden/>
              </w:rPr>
              <w:tab/>
            </w:r>
            <w:r w:rsidR="00545DD8">
              <w:rPr>
                <w:noProof/>
                <w:webHidden/>
              </w:rPr>
              <w:fldChar w:fldCharType="begin"/>
            </w:r>
            <w:r w:rsidR="00545DD8">
              <w:rPr>
                <w:noProof/>
                <w:webHidden/>
              </w:rPr>
              <w:instrText xml:space="preserve"> PAGEREF _Toc48136375 \h </w:instrText>
            </w:r>
            <w:r w:rsidR="00545DD8">
              <w:rPr>
                <w:noProof/>
                <w:webHidden/>
              </w:rPr>
            </w:r>
            <w:r w:rsidR="00545DD8">
              <w:rPr>
                <w:noProof/>
                <w:webHidden/>
              </w:rPr>
              <w:fldChar w:fldCharType="separate"/>
            </w:r>
            <w:r w:rsidR="00BC5DD1">
              <w:rPr>
                <w:noProof/>
                <w:webHidden/>
              </w:rPr>
              <w:t>2</w:t>
            </w:r>
            <w:r w:rsidR="00545DD8">
              <w:rPr>
                <w:noProof/>
                <w:webHidden/>
              </w:rPr>
              <w:fldChar w:fldCharType="end"/>
            </w:r>
          </w:hyperlink>
        </w:p>
        <w:p w14:paraId="3CA21164" w14:textId="7791ADB5" w:rsidR="00545DD8" w:rsidRDefault="00580CAA">
          <w:pPr>
            <w:pStyle w:val="TOC2"/>
            <w:tabs>
              <w:tab w:val="right" w:leader="dot" w:pos="8296"/>
            </w:tabs>
            <w:rPr>
              <w:noProof/>
            </w:rPr>
          </w:pPr>
          <w:hyperlink w:anchor="_Toc48136376" w:history="1">
            <w:r w:rsidR="00545DD8" w:rsidRPr="0003154E">
              <w:rPr>
                <w:rStyle w:val="Hyperlink"/>
                <w:noProof/>
              </w:rPr>
              <w:t>After the Installation</w:t>
            </w:r>
            <w:r w:rsidR="00545DD8">
              <w:rPr>
                <w:noProof/>
                <w:webHidden/>
              </w:rPr>
              <w:tab/>
            </w:r>
            <w:r w:rsidR="00545DD8">
              <w:rPr>
                <w:noProof/>
                <w:webHidden/>
              </w:rPr>
              <w:fldChar w:fldCharType="begin"/>
            </w:r>
            <w:r w:rsidR="00545DD8">
              <w:rPr>
                <w:noProof/>
                <w:webHidden/>
              </w:rPr>
              <w:instrText xml:space="preserve"> PAGEREF _Toc48136376 \h </w:instrText>
            </w:r>
            <w:r w:rsidR="00545DD8">
              <w:rPr>
                <w:noProof/>
                <w:webHidden/>
              </w:rPr>
            </w:r>
            <w:r w:rsidR="00545DD8">
              <w:rPr>
                <w:noProof/>
                <w:webHidden/>
              </w:rPr>
              <w:fldChar w:fldCharType="separate"/>
            </w:r>
            <w:r w:rsidR="00BC5DD1">
              <w:rPr>
                <w:noProof/>
                <w:webHidden/>
              </w:rPr>
              <w:t>5</w:t>
            </w:r>
            <w:r w:rsidR="00545DD8">
              <w:rPr>
                <w:noProof/>
                <w:webHidden/>
              </w:rPr>
              <w:fldChar w:fldCharType="end"/>
            </w:r>
          </w:hyperlink>
        </w:p>
        <w:p w14:paraId="3081FE13" w14:textId="6B5C64A6" w:rsidR="00545DD8" w:rsidRDefault="00580CAA">
          <w:pPr>
            <w:pStyle w:val="TOC1"/>
            <w:tabs>
              <w:tab w:val="right" w:leader="dot" w:pos="8296"/>
            </w:tabs>
            <w:rPr>
              <w:noProof/>
            </w:rPr>
          </w:pPr>
          <w:hyperlink w:anchor="_Toc48136377" w:history="1">
            <w:r w:rsidR="00545DD8" w:rsidRPr="0003154E">
              <w:rPr>
                <w:rStyle w:val="Hyperlink"/>
                <w:noProof/>
              </w:rPr>
              <w:t>HorizonPeripheralsAgent Install Guide</w:t>
            </w:r>
            <w:r w:rsidR="00545DD8">
              <w:rPr>
                <w:noProof/>
                <w:webHidden/>
              </w:rPr>
              <w:tab/>
            </w:r>
            <w:r w:rsidR="00545DD8">
              <w:rPr>
                <w:noProof/>
                <w:webHidden/>
              </w:rPr>
              <w:fldChar w:fldCharType="begin"/>
            </w:r>
            <w:r w:rsidR="00545DD8">
              <w:rPr>
                <w:noProof/>
                <w:webHidden/>
              </w:rPr>
              <w:instrText xml:space="preserve"> PAGEREF _Toc48136377 \h </w:instrText>
            </w:r>
            <w:r w:rsidR="00545DD8">
              <w:rPr>
                <w:noProof/>
                <w:webHidden/>
              </w:rPr>
            </w:r>
            <w:r w:rsidR="00545DD8">
              <w:rPr>
                <w:noProof/>
                <w:webHidden/>
              </w:rPr>
              <w:fldChar w:fldCharType="separate"/>
            </w:r>
            <w:r w:rsidR="00BC5DD1">
              <w:rPr>
                <w:noProof/>
                <w:webHidden/>
              </w:rPr>
              <w:t>6</w:t>
            </w:r>
            <w:r w:rsidR="00545DD8">
              <w:rPr>
                <w:noProof/>
                <w:webHidden/>
              </w:rPr>
              <w:fldChar w:fldCharType="end"/>
            </w:r>
          </w:hyperlink>
        </w:p>
        <w:p w14:paraId="05FCE317" w14:textId="2F5F8C27" w:rsidR="00545DD8" w:rsidRDefault="00580CAA">
          <w:pPr>
            <w:pStyle w:val="TOC2"/>
            <w:tabs>
              <w:tab w:val="right" w:leader="dot" w:pos="8296"/>
            </w:tabs>
            <w:rPr>
              <w:noProof/>
            </w:rPr>
          </w:pPr>
          <w:hyperlink w:anchor="_Toc48136378" w:history="1">
            <w:r w:rsidR="00545DD8" w:rsidRPr="0003154E">
              <w:rPr>
                <w:rStyle w:val="Hyperlink"/>
                <w:noProof/>
              </w:rPr>
              <w:t>Installation</w:t>
            </w:r>
            <w:r w:rsidR="00545DD8">
              <w:rPr>
                <w:noProof/>
                <w:webHidden/>
              </w:rPr>
              <w:tab/>
            </w:r>
            <w:r w:rsidR="00545DD8">
              <w:rPr>
                <w:noProof/>
                <w:webHidden/>
              </w:rPr>
              <w:fldChar w:fldCharType="begin"/>
            </w:r>
            <w:r w:rsidR="00545DD8">
              <w:rPr>
                <w:noProof/>
                <w:webHidden/>
              </w:rPr>
              <w:instrText xml:space="preserve"> PAGEREF _Toc48136378 \h </w:instrText>
            </w:r>
            <w:r w:rsidR="00545DD8">
              <w:rPr>
                <w:noProof/>
                <w:webHidden/>
              </w:rPr>
            </w:r>
            <w:r w:rsidR="00545DD8">
              <w:rPr>
                <w:noProof/>
                <w:webHidden/>
              </w:rPr>
              <w:fldChar w:fldCharType="separate"/>
            </w:r>
            <w:r w:rsidR="00BC5DD1">
              <w:rPr>
                <w:noProof/>
                <w:webHidden/>
              </w:rPr>
              <w:t>6</w:t>
            </w:r>
            <w:r w:rsidR="00545DD8">
              <w:rPr>
                <w:noProof/>
                <w:webHidden/>
              </w:rPr>
              <w:fldChar w:fldCharType="end"/>
            </w:r>
          </w:hyperlink>
        </w:p>
        <w:p w14:paraId="51A0A812" w14:textId="64717941" w:rsidR="00545DD8" w:rsidRDefault="00580CAA">
          <w:pPr>
            <w:pStyle w:val="TOC2"/>
            <w:tabs>
              <w:tab w:val="right" w:leader="dot" w:pos="8296"/>
            </w:tabs>
            <w:rPr>
              <w:noProof/>
            </w:rPr>
          </w:pPr>
          <w:hyperlink w:anchor="_Toc48136379" w:history="1">
            <w:r w:rsidR="00545DD8" w:rsidRPr="0003154E">
              <w:rPr>
                <w:rStyle w:val="Hyperlink"/>
                <w:noProof/>
              </w:rPr>
              <w:t>After the Installation</w:t>
            </w:r>
            <w:r w:rsidR="00545DD8">
              <w:rPr>
                <w:noProof/>
                <w:webHidden/>
              </w:rPr>
              <w:tab/>
            </w:r>
            <w:r w:rsidR="00545DD8">
              <w:rPr>
                <w:noProof/>
                <w:webHidden/>
              </w:rPr>
              <w:fldChar w:fldCharType="begin"/>
            </w:r>
            <w:r w:rsidR="00545DD8">
              <w:rPr>
                <w:noProof/>
                <w:webHidden/>
              </w:rPr>
              <w:instrText xml:space="preserve"> PAGEREF _Toc48136379 \h </w:instrText>
            </w:r>
            <w:r w:rsidR="00545DD8">
              <w:rPr>
                <w:noProof/>
                <w:webHidden/>
              </w:rPr>
            </w:r>
            <w:r w:rsidR="00545DD8">
              <w:rPr>
                <w:noProof/>
                <w:webHidden/>
              </w:rPr>
              <w:fldChar w:fldCharType="separate"/>
            </w:r>
            <w:r w:rsidR="00BC5DD1">
              <w:rPr>
                <w:noProof/>
                <w:webHidden/>
              </w:rPr>
              <w:t>9</w:t>
            </w:r>
            <w:r w:rsidR="00545DD8">
              <w:rPr>
                <w:noProof/>
                <w:webHidden/>
              </w:rPr>
              <w:fldChar w:fldCharType="end"/>
            </w:r>
          </w:hyperlink>
        </w:p>
        <w:p w14:paraId="1B5C95A8" w14:textId="3AA527B9" w:rsidR="00545DD8" w:rsidRDefault="00580CAA">
          <w:pPr>
            <w:pStyle w:val="TOC1"/>
            <w:tabs>
              <w:tab w:val="right" w:leader="dot" w:pos="8296"/>
            </w:tabs>
            <w:rPr>
              <w:noProof/>
            </w:rPr>
          </w:pPr>
          <w:hyperlink w:anchor="_Toc48136380" w:history="1">
            <w:r w:rsidR="00545DD8" w:rsidRPr="0003154E">
              <w:rPr>
                <w:rStyle w:val="Hyperlink"/>
                <w:noProof/>
              </w:rPr>
              <w:t>HorizonPeripheralsClient Install Guide</w:t>
            </w:r>
            <w:r w:rsidR="00545DD8">
              <w:rPr>
                <w:noProof/>
                <w:webHidden/>
              </w:rPr>
              <w:tab/>
            </w:r>
            <w:r w:rsidR="00545DD8">
              <w:rPr>
                <w:noProof/>
                <w:webHidden/>
              </w:rPr>
              <w:fldChar w:fldCharType="begin"/>
            </w:r>
            <w:r w:rsidR="00545DD8">
              <w:rPr>
                <w:noProof/>
                <w:webHidden/>
              </w:rPr>
              <w:instrText xml:space="preserve"> PAGEREF _Toc48136380 \h </w:instrText>
            </w:r>
            <w:r w:rsidR="00545DD8">
              <w:rPr>
                <w:noProof/>
                <w:webHidden/>
              </w:rPr>
            </w:r>
            <w:r w:rsidR="00545DD8">
              <w:rPr>
                <w:noProof/>
                <w:webHidden/>
              </w:rPr>
              <w:fldChar w:fldCharType="separate"/>
            </w:r>
            <w:r w:rsidR="00BC5DD1">
              <w:rPr>
                <w:noProof/>
                <w:webHidden/>
              </w:rPr>
              <w:t>10</w:t>
            </w:r>
            <w:r w:rsidR="00545DD8">
              <w:rPr>
                <w:noProof/>
                <w:webHidden/>
              </w:rPr>
              <w:fldChar w:fldCharType="end"/>
            </w:r>
          </w:hyperlink>
        </w:p>
        <w:p w14:paraId="49E5FCB6" w14:textId="0F48B8BA" w:rsidR="00545DD8" w:rsidRDefault="00580CAA">
          <w:pPr>
            <w:pStyle w:val="TOC1"/>
            <w:tabs>
              <w:tab w:val="right" w:leader="dot" w:pos="8296"/>
            </w:tabs>
            <w:rPr>
              <w:noProof/>
            </w:rPr>
          </w:pPr>
          <w:hyperlink w:anchor="_Toc48136381" w:history="1">
            <w:r w:rsidR="00545DD8" w:rsidRPr="0003154E">
              <w:rPr>
                <w:rStyle w:val="Hyperlink"/>
                <w:noProof/>
              </w:rPr>
              <w:t>Uninstall</w:t>
            </w:r>
            <w:r w:rsidR="00545DD8">
              <w:rPr>
                <w:noProof/>
                <w:webHidden/>
              </w:rPr>
              <w:tab/>
            </w:r>
            <w:r w:rsidR="00545DD8">
              <w:rPr>
                <w:noProof/>
                <w:webHidden/>
              </w:rPr>
              <w:fldChar w:fldCharType="begin"/>
            </w:r>
            <w:r w:rsidR="00545DD8">
              <w:rPr>
                <w:noProof/>
                <w:webHidden/>
              </w:rPr>
              <w:instrText xml:space="preserve"> PAGEREF _Toc48136381 \h </w:instrText>
            </w:r>
            <w:r w:rsidR="00545DD8">
              <w:rPr>
                <w:noProof/>
                <w:webHidden/>
              </w:rPr>
            </w:r>
            <w:r w:rsidR="00545DD8">
              <w:rPr>
                <w:noProof/>
                <w:webHidden/>
              </w:rPr>
              <w:fldChar w:fldCharType="separate"/>
            </w:r>
            <w:r w:rsidR="00BC5DD1">
              <w:rPr>
                <w:noProof/>
                <w:webHidden/>
              </w:rPr>
              <w:t>11</w:t>
            </w:r>
            <w:r w:rsidR="00545DD8">
              <w:rPr>
                <w:noProof/>
                <w:webHidden/>
              </w:rPr>
              <w:fldChar w:fldCharType="end"/>
            </w:r>
          </w:hyperlink>
        </w:p>
        <w:p w14:paraId="171CB22E" w14:textId="7796F121" w:rsidR="00545DD8" w:rsidRDefault="00580CAA">
          <w:pPr>
            <w:pStyle w:val="TOC1"/>
            <w:tabs>
              <w:tab w:val="right" w:leader="dot" w:pos="8296"/>
            </w:tabs>
            <w:rPr>
              <w:noProof/>
            </w:rPr>
          </w:pPr>
          <w:hyperlink w:anchor="_Toc48136382" w:history="1">
            <w:r w:rsidR="00545DD8" w:rsidRPr="0003154E">
              <w:rPr>
                <w:rStyle w:val="Hyperlink"/>
                <w:noProof/>
              </w:rPr>
              <w:t>Change HTTPS Security Certificate Settings (Optional)</w:t>
            </w:r>
            <w:r w:rsidR="00545DD8">
              <w:rPr>
                <w:noProof/>
                <w:webHidden/>
              </w:rPr>
              <w:tab/>
            </w:r>
            <w:r w:rsidR="00545DD8">
              <w:rPr>
                <w:noProof/>
                <w:webHidden/>
              </w:rPr>
              <w:fldChar w:fldCharType="begin"/>
            </w:r>
            <w:r w:rsidR="00545DD8">
              <w:rPr>
                <w:noProof/>
                <w:webHidden/>
              </w:rPr>
              <w:instrText xml:space="preserve"> PAGEREF _Toc48136382 \h </w:instrText>
            </w:r>
            <w:r w:rsidR="00545DD8">
              <w:rPr>
                <w:noProof/>
                <w:webHidden/>
              </w:rPr>
            </w:r>
            <w:r w:rsidR="00545DD8">
              <w:rPr>
                <w:noProof/>
                <w:webHidden/>
              </w:rPr>
              <w:fldChar w:fldCharType="separate"/>
            </w:r>
            <w:r w:rsidR="00BC5DD1">
              <w:rPr>
                <w:noProof/>
                <w:webHidden/>
              </w:rPr>
              <w:t>12</w:t>
            </w:r>
            <w:r w:rsidR="00545DD8">
              <w:rPr>
                <w:noProof/>
                <w:webHidden/>
              </w:rPr>
              <w:fldChar w:fldCharType="end"/>
            </w:r>
          </w:hyperlink>
        </w:p>
        <w:p w14:paraId="35C297B0" w14:textId="42EC3CF1" w:rsidR="003F693E" w:rsidRDefault="003F693E">
          <w:pPr>
            <w:rPr>
              <w:ins w:id="11" w:author="Winnie Wu" w:date="2020-08-06T15:18:00Z"/>
            </w:rPr>
          </w:pPr>
          <w:ins w:id="12" w:author="Winnie Wu" w:date="2020-08-06T15:18:00Z">
            <w:r>
              <w:rPr>
                <w:b/>
                <w:bCs/>
                <w:noProof/>
              </w:rPr>
              <w:fldChar w:fldCharType="end"/>
            </w:r>
          </w:ins>
        </w:p>
        <w:customXmlInsRangeStart w:id="13" w:author="Winnie Wu" w:date="2020-08-06T15:18:00Z"/>
      </w:sdtContent>
    </w:sdt>
    <w:customXmlInsRangeEnd w:id="13"/>
    <w:p w14:paraId="3EAA9FFE" w14:textId="511A3476" w:rsidR="003F693E" w:rsidRDefault="003F693E">
      <w:pPr>
        <w:pStyle w:val="Heading1"/>
        <w:rPr>
          <w:ins w:id="14" w:author="Winnie Wu" w:date="2020-08-06T15:17:00Z"/>
        </w:rPr>
        <w:pPrChange w:id="15" w:author="Winnie Wu" w:date="2020-08-06T15:18:00Z">
          <w:pPr/>
        </w:pPrChange>
      </w:pPr>
      <w:bookmarkStart w:id="16" w:name="_Toc48136371"/>
      <w:ins w:id="17" w:author="Winnie Wu" w:date="2020-08-06T15:18:00Z">
        <w:r>
          <w:t>Overview</w:t>
        </w:r>
      </w:ins>
      <w:bookmarkEnd w:id="16"/>
    </w:p>
    <w:p w14:paraId="0C583020" w14:textId="421CB74B" w:rsidR="003F693E" w:rsidRDefault="00EB1EA1" w:rsidP="00BE38BF">
      <w:pPr>
        <w:rPr>
          <w:ins w:id="18" w:author="Winnie Wu" w:date="2020-08-06T15:18:00Z"/>
        </w:rPr>
      </w:pPr>
      <w:r>
        <w:t xml:space="preserve">This is the overall installation guide for </w:t>
      </w:r>
      <w:r w:rsidR="00E03C24">
        <w:t>Horizon Peripherals Intelligence</w:t>
      </w:r>
      <w:r w:rsidR="00CD5A9A">
        <w:t xml:space="preserve">. </w:t>
      </w:r>
    </w:p>
    <w:p w14:paraId="62C5233A" w14:textId="77777777" w:rsidR="003F693E" w:rsidRDefault="003F693E" w:rsidP="003F693E">
      <w:pPr>
        <w:pStyle w:val="Heading2"/>
        <w:rPr>
          <w:ins w:id="19" w:author="Winnie Wu" w:date="2020-08-06T15:26:00Z"/>
        </w:rPr>
      </w:pPr>
      <w:bookmarkStart w:id="20" w:name="_Toc48136372"/>
      <w:ins w:id="21" w:author="Winnie Wu" w:date="2020-08-06T15:26:00Z">
        <w:r>
          <w:t>System Requirement</w:t>
        </w:r>
        <w:bookmarkEnd w:id="20"/>
      </w:ins>
    </w:p>
    <w:p w14:paraId="3FE5486E" w14:textId="77777777" w:rsidR="003F693E" w:rsidRDefault="003F693E" w:rsidP="003F693E">
      <w:pPr>
        <w:rPr>
          <w:ins w:id="22" w:author="Winnie Wu" w:date="2020-08-06T15:26:00Z"/>
        </w:rPr>
      </w:pPr>
    </w:p>
    <w:p w14:paraId="5A186E10" w14:textId="30D66257" w:rsidR="003F693E" w:rsidRDefault="003F693E" w:rsidP="003F693E">
      <w:pPr>
        <w:rPr>
          <w:ins w:id="23" w:author="Joe Zhao" w:date="2020-08-06T18:25:00Z"/>
        </w:rPr>
      </w:pPr>
      <w:ins w:id="24" w:author="Winnie Wu" w:date="2020-08-06T15:26:00Z">
        <w:r>
          <w:rPr>
            <w:rFonts w:hint="eastAsia"/>
          </w:rPr>
          <w:t>W</w:t>
        </w:r>
        <w:r>
          <w:t>e only support Horizon Windows client and Windows agent for device diagnosis in the current scope.</w:t>
        </w:r>
      </w:ins>
    </w:p>
    <w:p w14:paraId="15E13ECF" w14:textId="3A96E01C" w:rsidR="00120DFE" w:rsidRDefault="00120DFE" w:rsidP="00120DFE">
      <w:pPr>
        <w:rPr>
          <w:ins w:id="25" w:author="Joe Zhao" w:date="2020-08-06T18:25:00Z"/>
        </w:rPr>
      </w:pPr>
      <w:ins w:id="26" w:author="Joe Zhao" w:date="2020-08-06T18:25:00Z">
        <w:r>
          <w:t xml:space="preserve">The </w:t>
        </w:r>
      </w:ins>
      <w:r w:rsidR="00345F5A">
        <w:t>HorizonPeripheralsAgent</w:t>
      </w:r>
      <w:ins w:id="27" w:author="Joe Zhao" w:date="2020-08-06T18:25:00Z">
        <w:r>
          <w:t xml:space="preserve"> and </w:t>
        </w:r>
      </w:ins>
      <w:r w:rsidR="00345F5A">
        <w:t>HorizonPeripheralsClient</w:t>
      </w:r>
      <w:ins w:id="28" w:author="Joe Zhao" w:date="2020-08-06T18:25:00Z">
        <w:r>
          <w:t xml:space="preserve"> </w:t>
        </w:r>
      </w:ins>
      <w:r w:rsidR="006236D1">
        <w:rPr>
          <w:rFonts w:hint="eastAsia"/>
        </w:rPr>
        <w:t>progr</w:t>
      </w:r>
      <w:r w:rsidR="006236D1">
        <w:t xml:space="preserve">ams </w:t>
      </w:r>
      <w:ins w:id="29" w:author="Joe Zhao" w:date="2020-08-06T18:25:00Z">
        <w:r>
          <w:t xml:space="preserve">can be </w:t>
        </w:r>
      </w:ins>
      <w:r w:rsidR="006236D1">
        <w:t>deployed</w:t>
      </w:r>
      <w:ins w:id="30" w:author="Joe Zhao" w:date="2020-08-06T18:25:00Z">
        <w:r>
          <w:t xml:space="preserve"> on below </w:t>
        </w:r>
      </w:ins>
      <w:r w:rsidR="00EF4FB7">
        <w:t xml:space="preserve">64bits </w:t>
      </w:r>
      <w:r w:rsidR="00447601">
        <w:t>Window</w:t>
      </w:r>
      <w:ins w:id="31" w:author="Joe Zhao" w:date="2020-08-06T18:25:00Z">
        <w:r>
          <w:t>s OS</w:t>
        </w:r>
      </w:ins>
      <w:r w:rsidR="00685C1C">
        <w:t xml:space="preserve"> (32bits is not supported yet)</w:t>
      </w:r>
      <w:ins w:id="32" w:author="Joe Zhao" w:date="2020-08-06T18:25:00Z">
        <w:r>
          <w:t xml:space="preserve"> that is compatible with </w:t>
        </w:r>
      </w:ins>
      <w:r w:rsidR="007E3E7D">
        <w:rPr>
          <w:rFonts w:hint="eastAsia"/>
        </w:rPr>
        <w:t>VMware</w:t>
      </w:r>
      <w:r w:rsidR="007E3E7D">
        <w:t xml:space="preserve"> </w:t>
      </w:r>
      <w:ins w:id="33" w:author="Joe Zhao" w:date="2020-08-06T18:25:00Z">
        <w:r>
          <w:t>Horizon 7 and later -</w:t>
        </w:r>
      </w:ins>
    </w:p>
    <w:p w14:paraId="3309583C" w14:textId="73FF5702" w:rsidR="00120DFE" w:rsidRDefault="00120DFE" w:rsidP="00120DFE">
      <w:pPr>
        <w:rPr>
          <w:ins w:id="34" w:author="Joe Zhao" w:date="2020-08-06T18:25:00Z"/>
        </w:rPr>
      </w:pPr>
      <w:ins w:id="35" w:author="Joe Zhao" w:date="2020-08-06T18:25:00Z">
        <w:r>
          <w:t>Client OS - Windows 10</w:t>
        </w:r>
      </w:ins>
    </w:p>
    <w:p w14:paraId="4F10401D" w14:textId="66BBB5F3" w:rsidR="00120DFE" w:rsidRDefault="00120DFE" w:rsidP="00120DFE">
      <w:pPr>
        <w:rPr>
          <w:ins w:id="36" w:author="Joe Zhao" w:date="2020-08-06T18:25:00Z"/>
        </w:rPr>
      </w:pPr>
      <w:ins w:id="37" w:author="Joe Zhao" w:date="2020-08-06T18:25:00Z">
        <w:r>
          <w:t>Agent OS -</w:t>
        </w:r>
      </w:ins>
      <w:r w:rsidR="00302F76">
        <w:t xml:space="preserve"> </w:t>
      </w:r>
      <w:ins w:id="38" w:author="Joe Zhao" w:date="2020-08-06T18:25:00Z">
        <w:r>
          <w:t>Windows 10, Windows server 2012R2, 2016, 2019</w:t>
        </w:r>
      </w:ins>
    </w:p>
    <w:p w14:paraId="1EBBA089" w14:textId="3B70F396" w:rsidR="00120DFE" w:rsidRDefault="00120DFE" w:rsidP="00120DFE">
      <w:pPr>
        <w:rPr>
          <w:ins w:id="39" w:author="Winnie Wu" w:date="2020-08-06T15:26:00Z"/>
        </w:rPr>
      </w:pPr>
      <w:ins w:id="40" w:author="Joe Zhao" w:date="2020-08-06T18:25:00Z">
        <w:r>
          <w:t>The web OVA is built on VMware Photon OS 3.0 which is compatible with ESXi 6.5 and later</w:t>
        </w:r>
      </w:ins>
    </w:p>
    <w:p w14:paraId="27EA937D" w14:textId="34931E80" w:rsidR="003F693E" w:rsidRDefault="003F693E">
      <w:pPr>
        <w:pStyle w:val="Heading2"/>
        <w:rPr>
          <w:ins w:id="41" w:author="Winnie Wu" w:date="2020-08-06T15:18:00Z"/>
        </w:rPr>
        <w:pPrChange w:id="42" w:author="Winnie Wu" w:date="2020-08-06T15:19:00Z">
          <w:pPr/>
        </w:pPrChange>
      </w:pPr>
      <w:bookmarkStart w:id="43" w:name="_Toc48136373"/>
      <w:ins w:id="44" w:author="Winnie Wu" w:date="2020-08-06T15:18:00Z">
        <w:r>
          <w:lastRenderedPageBreak/>
          <w:t>D</w:t>
        </w:r>
      </w:ins>
      <w:ins w:id="45" w:author="Winnie Wu" w:date="2020-08-06T15:19:00Z">
        <w:r>
          <w:t>ownloadable Components</w:t>
        </w:r>
      </w:ins>
      <w:bookmarkEnd w:id="43"/>
    </w:p>
    <w:p w14:paraId="46C3C1C8" w14:textId="26650406" w:rsidR="00D164FF" w:rsidRDefault="00A16198" w:rsidP="00BE38BF">
      <w:r>
        <w:t xml:space="preserve">There are three </w:t>
      </w:r>
      <w:r w:rsidR="00306907">
        <w:t xml:space="preserve">downloadable </w:t>
      </w:r>
      <w:r>
        <w:t xml:space="preserve">components in this project. </w:t>
      </w:r>
    </w:p>
    <w:p w14:paraId="347A01AA" w14:textId="4D342E09" w:rsidR="00A16198" w:rsidRDefault="00A16198" w:rsidP="00A16198">
      <w:pPr>
        <w:pStyle w:val="ListParagraph"/>
        <w:numPr>
          <w:ilvl w:val="0"/>
          <w:numId w:val="3"/>
        </w:numPr>
        <w:ind w:firstLineChars="0"/>
      </w:pPr>
      <w:r>
        <w:rPr>
          <w:rFonts w:hint="eastAsia"/>
        </w:rPr>
        <w:t>W</w:t>
      </w:r>
      <w:r>
        <w:t xml:space="preserve">eb </w:t>
      </w:r>
      <w:del w:id="46" w:author="Winnie Wu" w:date="2020-08-06T15:56:00Z">
        <w:r w:rsidDel="004573DA">
          <w:delText>ova</w:delText>
        </w:r>
      </w:del>
      <w:ins w:id="47" w:author="Winnie Wu" w:date="2020-08-06T15:56:00Z">
        <w:r w:rsidR="004573DA">
          <w:t>OVA</w:t>
        </w:r>
      </w:ins>
      <w:r>
        <w:t xml:space="preserve"> template – device intelligence diagnosis web service host.</w:t>
      </w:r>
    </w:p>
    <w:p w14:paraId="5D8C7369" w14:textId="5C6FD140" w:rsidR="00A16198" w:rsidRDefault="00345F5A" w:rsidP="00C7173A">
      <w:pPr>
        <w:pStyle w:val="ListParagraph"/>
        <w:numPr>
          <w:ilvl w:val="0"/>
          <w:numId w:val="3"/>
        </w:numPr>
        <w:ind w:firstLineChars="0"/>
      </w:pPr>
      <w:r>
        <w:rPr>
          <w:rFonts w:hint="eastAsia"/>
        </w:rPr>
        <w:t>HorizonPeripheralsAgent</w:t>
      </w:r>
      <w:r w:rsidR="00A16198">
        <w:t xml:space="preserve"> installer – A light-weighted diagnosis agent with simplified UI for end user to start a diagnosis for peripheral devices. Installed on the </w:t>
      </w:r>
      <w:r w:rsidR="00447601">
        <w:t>Horizon</w:t>
      </w:r>
      <w:r w:rsidR="00A16198">
        <w:t xml:space="preserve"> </w:t>
      </w:r>
      <w:r w:rsidR="00447601">
        <w:t>Window</w:t>
      </w:r>
      <w:r w:rsidR="00A2575B">
        <w:t xml:space="preserve">s </w:t>
      </w:r>
      <w:r w:rsidR="00A16198">
        <w:t>agent machine.</w:t>
      </w:r>
    </w:p>
    <w:p w14:paraId="4FC47A0A" w14:textId="50D691B9" w:rsidR="00A16198" w:rsidRDefault="00345F5A" w:rsidP="00A16198">
      <w:pPr>
        <w:pStyle w:val="ListParagraph"/>
        <w:numPr>
          <w:ilvl w:val="0"/>
          <w:numId w:val="3"/>
        </w:numPr>
        <w:ind w:firstLineChars="0"/>
      </w:pPr>
      <w:r>
        <w:rPr>
          <w:rFonts w:hint="eastAsia"/>
        </w:rPr>
        <w:t>HorizonPeripheralsClient</w:t>
      </w:r>
      <w:r w:rsidR="00A16198">
        <w:t xml:space="preserve"> installer – A light-weighted diagnosis plugin to be installed on </w:t>
      </w:r>
      <w:r w:rsidR="00447601">
        <w:t>Horizon</w:t>
      </w:r>
      <w:r w:rsidR="00A16198">
        <w:t xml:space="preserve"> </w:t>
      </w:r>
      <w:r w:rsidR="00447601">
        <w:t>Window</w:t>
      </w:r>
      <w:r w:rsidR="00A16198">
        <w:t xml:space="preserve">s client machine </w:t>
      </w:r>
    </w:p>
    <w:p w14:paraId="49F121BC" w14:textId="2BF7A5F9" w:rsidR="00FB235A" w:rsidDel="003F693E" w:rsidRDefault="00D07C8E" w:rsidP="00FB235A">
      <w:pPr>
        <w:rPr>
          <w:del w:id="48" w:author="Winnie Wu" w:date="2020-08-06T15:26:00Z"/>
        </w:rPr>
      </w:pPr>
      <w:del w:id="49" w:author="Winnie Wu" w:date="2020-08-06T15:20:00Z">
        <w:r w:rsidDel="003F693E">
          <w:rPr>
            <w:rFonts w:hint="eastAsia"/>
          </w:rPr>
          <w:delText>N</w:delText>
        </w:r>
        <w:r w:rsidDel="003F693E">
          <w:delText>otice:</w:delText>
        </w:r>
      </w:del>
    </w:p>
    <w:p w14:paraId="02330BB0" w14:textId="3FD829B7" w:rsidR="00D07C8E" w:rsidDel="003F693E" w:rsidRDefault="00D07C8E" w:rsidP="00FB235A">
      <w:pPr>
        <w:rPr>
          <w:del w:id="50" w:author="Winnie Wu" w:date="2020-08-06T15:26:00Z"/>
        </w:rPr>
      </w:pPr>
      <w:del w:id="51" w:author="Winnie Wu" w:date="2020-08-06T15:26:00Z">
        <w:r w:rsidDel="003F693E">
          <w:rPr>
            <w:rFonts w:hint="eastAsia"/>
          </w:rPr>
          <w:delText>W</w:delText>
        </w:r>
        <w:r w:rsidDel="003F693E">
          <w:delText xml:space="preserve">e only support </w:delText>
        </w:r>
      </w:del>
      <w:del w:id="52" w:author="Winnie Wu" w:date="2020-08-06T15:19:00Z">
        <w:r w:rsidDel="003F693E">
          <w:delText>w</w:delText>
        </w:r>
      </w:del>
      <w:del w:id="53" w:author="Winnie Wu" w:date="2020-08-06T15:26:00Z">
        <w:r w:rsidDel="003F693E">
          <w:delText xml:space="preserve">indows client and </w:delText>
        </w:r>
      </w:del>
      <w:del w:id="54" w:author="Winnie Wu" w:date="2020-08-06T15:19:00Z">
        <w:r w:rsidDel="003F693E">
          <w:delText>w</w:delText>
        </w:r>
      </w:del>
      <w:del w:id="55" w:author="Winnie Wu" w:date="2020-08-06T15:26:00Z">
        <w:r w:rsidDel="003F693E">
          <w:delText>indows agent for device diagnosis in the current scope.</w:delText>
        </w:r>
      </w:del>
    </w:p>
    <w:p w14:paraId="26BFF3B0" w14:textId="77777777" w:rsidR="00D07C8E" w:rsidRDefault="00D07C8E" w:rsidP="00FB235A"/>
    <w:p w14:paraId="5E63ED96" w14:textId="3122C62C" w:rsidR="00FB235A" w:rsidRDefault="00FB235A" w:rsidP="00FB235A">
      <w:r>
        <w:rPr>
          <w:rFonts w:hint="eastAsia"/>
        </w:rPr>
        <w:t>G</w:t>
      </w:r>
      <w:r>
        <w:t xml:space="preserve">enerally, there are two ways to deploy the services and components in your </w:t>
      </w:r>
      <w:r w:rsidR="00447601">
        <w:t>Horizon</w:t>
      </w:r>
      <w:r>
        <w:t xml:space="preserve"> environment.</w:t>
      </w:r>
    </w:p>
    <w:p w14:paraId="28B3D53E" w14:textId="687CFA3E" w:rsidR="00FB235A" w:rsidRDefault="003F693E" w:rsidP="00FB235A">
      <w:pPr>
        <w:pStyle w:val="ListParagraph"/>
        <w:numPr>
          <w:ilvl w:val="0"/>
          <w:numId w:val="4"/>
        </w:numPr>
        <w:ind w:firstLineChars="0"/>
      </w:pPr>
      <w:ins w:id="56" w:author="Winnie Wu" w:date="2020-08-06T15:27:00Z">
        <w:r>
          <w:t xml:space="preserve">Skip the web </w:t>
        </w:r>
      </w:ins>
      <w:ins w:id="57" w:author="Winnie Wu" w:date="2020-08-06T15:56:00Z">
        <w:r w:rsidR="004573DA">
          <w:t>OVA</w:t>
        </w:r>
      </w:ins>
      <w:ins w:id="58" w:author="Winnie Wu" w:date="2020-08-06T15:27:00Z">
        <w:r>
          <w:t xml:space="preserve"> deployment part</w:t>
        </w:r>
      </w:ins>
      <w:ins w:id="59" w:author="Winnie Wu" w:date="2020-08-06T15:28:00Z">
        <w:r w:rsidR="00F1359C">
          <w:t xml:space="preserve"> if you are inside VMware corporat</w:t>
        </w:r>
      </w:ins>
      <w:r w:rsidR="006F79F8">
        <w:t>ion</w:t>
      </w:r>
      <w:ins w:id="60" w:author="Winnie Wu" w:date="2020-08-06T15:28:00Z">
        <w:r w:rsidR="00F1359C">
          <w:t xml:space="preserve"> network</w:t>
        </w:r>
      </w:ins>
      <w:ins w:id="61" w:author="Winnie Wu" w:date="2020-08-06T15:27:00Z">
        <w:r>
          <w:t xml:space="preserve">. </w:t>
        </w:r>
        <w:r>
          <w:br/>
        </w:r>
      </w:ins>
      <w:r w:rsidR="00F922B7">
        <w:t xml:space="preserve">We have set up a local web service (djintelligence.eng.vmware.com) for VMware internal users. </w:t>
      </w:r>
      <w:ins w:id="62" w:author="Winnie Wu" w:date="2020-08-06T15:27:00Z">
        <w:r w:rsidR="00F1359C">
          <w:t xml:space="preserve">So </w:t>
        </w:r>
      </w:ins>
      <w:del w:id="63" w:author="Winnie Wu" w:date="2020-08-06T15:27:00Z">
        <w:r w:rsidR="00FB235A" w:rsidDel="00F1359C">
          <w:rPr>
            <w:rFonts w:hint="eastAsia"/>
          </w:rPr>
          <w:delText>I</w:delText>
        </w:r>
      </w:del>
      <w:ins w:id="64" w:author="Winnie Wu" w:date="2020-08-06T15:28:00Z">
        <w:r w:rsidR="00F1359C">
          <w:t>i</w:t>
        </w:r>
      </w:ins>
      <w:r w:rsidR="00FB235A">
        <w:t xml:space="preserve">f you are inside VMware corporate network, you can skip the web </w:t>
      </w:r>
      <w:del w:id="65" w:author="Winnie Wu" w:date="2020-08-06T15:56:00Z">
        <w:r w:rsidR="00FB235A" w:rsidDel="004573DA">
          <w:delText>ova</w:delText>
        </w:r>
      </w:del>
      <w:ins w:id="66" w:author="Winnie Wu" w:date="2020-08-06T15:56:00Z">
        <w:r w:rsidR="004573DA">
          <w:t>OVA</w:t>
        </w:r>
      </w:ins>
      <w:r w:rsidR="00FB235A">
        <w:t xml:space="preserve"> deployment part. </w:t>
      </w:r>
      <w:ins w:id="67" w:author="Winnie Wu" w:date="2020-08-06T15:28:00Z">
        <w:r w:rsidR="00F1359C">
          <w:t>It is sufficient to only</w:t>
        </w:r>
      </w:ins>
      <w:del w:id="68" w:author="Winnie Wu" w:date="2020-08-06T15:28:00Z">
        <w:r w:rsidR="00FB235A" w:rsidDel="00F1359C">
          <w:delText>O</w:delText>
        </w:r>
      </w:del>
      <w:r w:rsidR="00FB235A">
        <w:t xml:space="preserve"> install th</w:t>
      </w:r>
      <w:r w:rsidR="00030E1C">
        <w:t xml:space="preserve">e </w:t>
      </w:r>
      <w:r w:rsidR="00030E1C">
        <w:rPr>
          <w:rFonts w:hint="eastAsia"/>
        </w:rPr>
        <w:t>Ho</w:t>
      </w:r>
      <w:r w:rsidR="00030E1C">
        <w:t>rizonPeripherals</w:t>
      </w:r>
      <w:ins w:id="69" w:author="Winnie Wu" w:date="2020-08-06T15:24:00Z">
        <w:r>
          <w:t>A</w:t>
        </w:r>
      </w:ins>
      <w:del w:id="70" w:author="Winnie Wu" w:date="2020-08-06T15:24:00Z">
        <w:r w:rsidR="00FB235A" w:rsidDel="003F693E">
          <w:delText>a</w:delText>
        </w:r>
      </w:del>
      <w:r w:rsidR="00FB235A">
        <w:t xml:space="preserve">gent and </w:t>
      </w:r>
      <w:r w:rsidR="00030E1C">
        <w:t>HorizonPeripherals</w:t>
      </w:r>
      <w:del w:id="71" w:author="Winnie Wu" w:date="2020-08-06T15:24:00Z">
        <w:r w:rsidR="00FB235A" w:rsidDel="003F693E">
          <w:delText>c</w:delText>
        </w:r>
      </w:del>
      <w:ins w:id="72" w:author="Winnie Wu" w:date="2020-08-06T15:24:00Z">
        <w:r>
          <w:t>C</w:t>
        </w:r>
      </w:ins>
      <w:r w:rsidR="00FB235A">
        <w:t>lient</w:t>
      </w:r>
      <w:del w:id="73" w:author="Winnie Wu" w:date="2020-08-06T15:28:00Z">
        <w:r w:rsidR="00FB235A" w:rsidDel="00F1359C">
          <w:delText xml:space="preserve"> is sufficient</w:delText>
        </w:r>
      </w:del>
      <w:r w:rsidR="00FB235A">
        <w:t>.</w:t>
      </w:r>
      <w:r w:rsidR="00F922B7">
        <w:t xml:space="preserve"> </w:t>
      </w:r>
      <w:r w:rsidR="00086D7C">
        <w:t>Follow the install</w:t>
      </w:r>
      <w:r w:rsidR="00030E1C">
        <w:t>ation</w:t>
      </w:r>
      <w:r w:rsidR="00086D7C">
        <w:t xml:space="preserve"> guides</w:t>
      </w:r>
      <w:r w:rsidR="00A57326">
        <w:t xml:space="preserve"> starting</w:t>
      </w:r>
      <w:r w:rsidR="00086D7C">
        <w:t xml:space="preserve"> from </w:t>
      </w:r>
      <w:r w:rsidR="003B119A">
        <w:fldChar w:fldCharType="begin"/>
      </w:r>
      <w:r w:rsidR="003B119A">
        <w:instrText xml:space="preserve"> REF DJAgentInstall \h </w:instrText>
      </w:r>
      <w:r w:rsidR="003B119A">
        <w:fldChar w:fldCharType="separate"/>
      </w:r>
      <w:r w:rsidR="00BC5DD1">
        <w:rPr>
          <w:rFonts w:hint="eastAsia"/>
        </w:rPr>
        <w:t>HorizonPeripheralsAgent</w:t>
      </w:r>
      <w:r w:rsidR="00BC5DD1" w:rsidRPr="00F63CAD">
        <w:t xml:space="preserve"> Install Guide</w:t>
      </w:r>
      <w:r w:rsidR="003B119A">
        <w:fldChar w:fldCharType="end"/>
      </w:r>
      <w:r w:rsidR="00B61479">
        <w:t>.</w:t>
      </w:r>
      <w:r w:rsidR="0057232C">
        <w:t xml:space="preserve"> </w:t>
      </w:r>
    </w:p>
    <w:p w14:paraId="75D46DB6" w14:textId="4B55074C" w:rsidR="00FB235A" w:rsidRDefault="00F1359C" w:rsidP="00FB235A">
      <w:pPr>
        <w:pStyle w:val="ListParagraph"/>
        <w:numPr>
          <w:ilvl w:val="0"/>
          <w:numId w:val="4"/>
        </w:numPr>
        <w:ind w:firstLineChars="0"/>
      </w:pPr>
      <w:ins w:id="74" w:author="Winnie Wu" w:date="2020-08-06T15:29:00Z">
        <w:r>
          <w:t>Setup all</w:t>
        </w:r>
      </w:ins>
      <w:r w:rsidR="00F2501B">
        <w:t xml:space="preserve"> of the</w:t>
      </w:r>
      <w:ins w:id="75" w:author="Winnie Wu" w:date="2020-08-06T15:29:00Z">
        <w:r>
          <w:t xml:space="preserve"> three components if you are outside VMware corpor</w:t>
        </w:r>
      </w:ins>
      <w:r w:rsidR="006F79F8">
        <w:t>ation</w:t>
      </w:r>
      <w:ins w:id="76" w:author="Winnie Wu" w:date="2020-08-06T15:29:00Z">
        <w:r>
          <w:t xml:space="preserve"> network.</w:t>
        </w:r>
        <w:r>
          <w:br/>
        </w:r>
      </w:ins>
      <w:r w:rsidR="00FB235A">
        <w:rPr>
          <w:rFonts w:hint="eastAsia"/>
        </w:rPr>
        <w:t>I</w:t>
      </w:r>
      <w:r w:rsidR="00FB235A">
        <w:t xml:space="preserve">f you are external customer and users, you need to setup the web </w:t>
      </w:r>
      <w:del w:id="77" w:author="Winnie Wu" w:date="2020-08-06T15:56:00Z">
        <w:r w:rsidR="00FB235A" w:rsidDel="004573DA">
          <w:delText>ova</w:delText>
        </w:r>
      </w:del>
      <w:ins w:id="78" w:author="Winnie Wu" w:date="2020-08-06T15:56:00Z">
        <w:r w:rsidR="004573DA">
          <w:t>OVA</w:t>
        </w:r>
      </w:ins>
      <w:r w:rsidR="00FB235A">
        <w:t xml:space="preserve"> server and install the </w:t>
      </w:r>
      <w:r w:rsidR="003F0A56">
        <w:t>HorizonPeripherals</w:t>
      </w:r>
      <w:del w:id="79" w:author="Winnie Wu" w:date="2020-08-06T15:24:00Z">
        <w:r w:rsidR="003F0A56" w:rsidDel="003F693E">
          <w:delText>c</w:delText>
        </w:r>
      </w:del>
      <w:ins w:id="80" w:author="Winnie Wu" w:date="2020-08-06T15:24:00Z">
        <w:r w:rsidR="003F0A56">
          <w:t>C</w:t>
        </w:r>
      </w:ins>
      <w:r w:rsidR="003F0A56">
        <w:t xml:space="preserve">lient </w:t>
      </w:r>
      <w:r w:rsidR="00FB235A">
        <w:t xml:space="preserve">and </w:t>
      </w:r>
      <w:r w:rsidR="00345F5A">
        <w:t>HorizonPeripheralsAgent</w:t>
      </w:r>
      <w:r w:rsidR="00FB235A">
        <w:t xml:space="preserve"> </w:t>
      </w:r>
      <w:r w:rsidR="00B90AC9">
        <w:t>programs</w:t>
      </w:r>
      <w:r w:rsidR="00FB235A">
        <w:t xml:space="preserve"> in your local environment following the guides below.</w:t>
      </w:r>
    </w:p>
    <w:p w14:paraId="6AE3F778" w14:textId="46999A8C" w:rsidR="00D164FF" w:rsidRDefault="00D164FF" w:rsidP="00BE38BF"/>
    <w:p w14:paraId="0DCAD2B1" w14:textId="64284918" w:rsidR="00D164FF" w:rsidRDefault="00CC5154">
      <w:pPr>
        <w:pStyle w:val="Heading1"/>
        <w:pPrChange w:id="81" w:author="Winnie Wu" w:date="2020-08-06T15:21:00Z">
          <w:pPr/>
        </w:pPrChange>
      </w:pPr>
      <w:bookmarkStart w:id="82" w:name="_Toc48136374"/>
      <w:r w:rsidRPr="00CC5154">
        <w:rPr>
          <w:rFonts w:hint="eastAsia"/>
        </w:rPr>
        <w:t>Web</w:t>
      </w:r>
      <w:r w:rsidRPr="00CC5154">
        <w:t xml:space="preserve"> </w:t>
      </w:r>
      <w:del w:id="83" w:author="Winnie Wu" w:date="2020-08-06T15:56:00Z">
        <w:r w:rsidRPr="00CC5154" w:rsidDel="004573DA">
          <w:delText>OVA</w:delText>
        </w:r>
      </w:del>
      <w:ins w:id="84" w:author="Winnie Wu" w:date="2020-08-06T15:56:00Z">
        <w:r w:rsidR="004573DA">
          <w:t>OVA</w:t>
        </w:r>
      </w:ins>
      <w:r w:rsidRPr="00CC5154">
        <w:t xml:space="preserve"> </w:t>
      </w:r>
      <w:ins w:id="85" w:author="Winnie Wu" w:date="2020-08-06T15:21:00Z">
        <w:r w:rsidR="003F693E">
          <w:t>D</w:t>
        </w:r>
      </w:ins>
      <w:del w:id="86" w:author="Winnie Wu" w:date="2020-08-06T15:21:00Z">
        <w:r w:rsidRPr="00CC5154" w:rsidDel="003F693E">
          <w:delText>d</w:delText>
        </w:r>
      </w:del>
      <w:r w:rsidRPr="00CC5154">
        <w:t xml:space="preserve">eployment </w:t>
      </w:r>
      <w:ins w:id="87" w:author="Winnie Wu" w:date="2020-08-06T15:21:00Z">
        <w:r w:rsidR="003F693E">
          <w:t>G</w:t>
        </w:r>
      </w:ins>
      <w:del w:id="88" w:author="Winnie Wu" w:date="2020-08-06T15:21:00Z">
        <w:r w:rsidRPr="00CC5154" w:rsidDel="003F693E">
          <w:delText>g</w:delText>
        </w:r>
      </w:del>
      <w:r w:rsidRPr="00CC5154">
        <w:t>uide</w:t>
      </w:r>
      <w:bookmarkEnd w:id="82"/>
    </w:p>
    <w:p w14:paraId="75F03222" w14:textId="5F734364" w:rsidR="00F1359C" w:rsidRDefault="00F1359C">
      <w:pPr>
        <w:pStyle w:val="Heading2"/>
        <w:rPr>
          <w:ins w:id="89" w:author="Winnie Wu" w:date="2020-08-06T15:37:00Z"/>
        </w:rPr>
        <w:pPrChange w:id="90" w:author="Winnie Wu" w:date="2020-08-06T15:37:00Z">
          <w:pPr/>
        </w:pPrChange>
      </w:pPr>
      <w:bookmarkStart w:id="91" w:name="_Toc48136375"/>
      <w:ins w:id="92" w:author="Winnie Wu" w:date="2020-08-06T15:37:00Z">
        <w:r>
          <w:t>How to</w:t>
        </w:r>
      </w:ins>
      <w:ins w:id="93" w:author="Winnie Wu" w:date="2020-08-06T15:38:00Z">
        <w:r>
          <w:t xml:space="preserve"> Install</w:t>
        </w:r>
      </w:ins>
      <w:bookmarkEnd w:id="91"/>
    </w:p>
    <w:p w14:paraId="11578C7E" w14:textId="175AFB9F" w:rsidR="00AC63CE" w:rsidRDefault="00CC5154" w:rsidP="00D164FF">
      <w:r>
        <w:t xml:space="preserve">Download the web </w:t>
      </w:r>
      <w:del w:id="94" w:author="Winnie Wu" w:date="2020-08-06T15:56:00Z">
        <w:r w:rsidDel="004573DA">
          <w:delText>OVA</w:delText>
        </w:r>
      </w:del>
      <w:ins w:id="95" w:author="Winnie Wu" w:date="2020-08-06T15:56:00Z">
        <w:r w:rsidR="004573DA">
          <w:t>OVA</w:t>
        </w:r>
      </w:ins>
      <w:r>
        <w:t xml:space="preserve"> file to your local machine. The </w:t>
      </w:r>
      <w:del w:id="96" w:author="Winnie Wu" w:date="2020-08-06T15:56:00Z">
        <w:r w:rsidDel="004573DA">
          <w:delText>ova</w:delText>
        </w:r>
      </w:del>
      <w:ins w:id="97" w:author="Winnie Wu" w:date="2020-08-06T15:56:00Z">
        <w:r w:rsidR="004573DA">
          <w:t>OVA</w:t>
        </w:r>
      </w:ins>
      <w:r>
        <w:t xml:space="preserve"> file is compatible with </w:t>
      </w:r>
      <w:del w:id="98" w:author="Winnie Wu" w:date="2020-08-06T15:30:00Z">
        <w:r w:rsidDel="00F1359C">
          <w:delText>V</w:delText>
        </w:r>
      </w:del>
      <w:ins w:id="99" w:author="Winnie Wu" w:date="2020-08-06T15:30:00Z">
        <w:r w:rsidR="00F1359C">
          <w:t>v</w:t>
        </w:r>
      </w:ins>
      <w:r>
        <w:t xml:space="preserve">Sphere 6.5 and later version. </w:t>
      </w:r>
      <w:del w:id="100" w:author="Winnie Wu" w:date="2020-08-06T15:33:00Z">
        <w:r w:rsidR="009732A3" w:rsidDel="00F1359C">
          <w:delText>Login</w:delText>
        </w:r>
        <w:r w:rsidDel="00F1359C">
          <w:delText xml:space="preserve"> a </w:delText>
        </w:r>
      </w:del>
      <w:del w:id="101" w:author="Winnie Wu" w:date="2020-08-06T15:31:00Z">
        <w:r w:rsidDel="00F1359C">
          <w:delText>V</w:delText>
        </w:r>
      </w:del>
      <w:del w:id="102" w:author="Winnie Wu" w:date="2020-08-06T15:33:00Z">
        <w:r w:rsidDel="00F1359C">
          <w:delText xml:space="preserve">Center or </w:delText>
        </w:r>
      </w:del>
      <w:del w:id="103" w:author="Winnie Wu" w:date="2020-08-06T15:31:00Z">
        <w:r w:rsidDel="00F1359C">
          <w:delText>V</w:delText>
        </w:r>
      </w:del>
      <w:del w:id="104" w:author="Winnie Wu" w:date="2020-08-06T15:33:00Z">
        <w:r w:rsidDel="00F1359C">
          <w:delText>Sphere admin console</w:delText>
        </w:r>
        <w:r w:rsidR="009732A3" w:rsidDel="00F1359C">
          <w:rPr>
            <w:rFonts w:hint="eastAsia"/>
          </w:rPr>
          <w:delText>，</w:delText>
        </w:r>
      </w:del>
      <w:del w:id="105" w:author="Winnie Wu" w:date="2020-08-06T15:31:00Z">
        <w:r w:rsidR="009732A3" w:rsidDel="00F1359C">
          <w:rPr>
            <w:rFonts w:hint="eastAsia"/>
          </w:rPr>
          <w:delText xml:space="preserve"> </w:delText>
        </w:r>
      </w:del>
      <w:del w:id="106" w:author="Winnie Wu" w:date="2020-08-06T15:33:00Z">
        <w:r w:rsidR="009732A3" w:rsidDel="00F1359C">
          <w:rPr>
            <w:rFonts w:hint="eastAsia"/>
          </w:rPr>
          <w:delText>fo</w:delText>
        </w:r>
        <w:r w:rsidR="009732A3" w:rsidDel="00F1359C">
          <w:delText>llow the deploy OVF template workflow</w:delText>
        </w:r>
        <w:r w:rsidDel="00F1359C">
          <w:delText xml:space="preserve"> to import the ova into your </w:delText>
        </w:r>
      </w:del>
      <w:r w:rsidR="00303D8A">
        <w:t>F</w:t>
      </w:r>
      <w:ins w:id="107" w:author="Winnie Wu" w:date="2020-08-06T15:33:00Z">
        <w:r w:rsidR="00F1359C">
          <w:t>ollow the general</w:t>
        </w:r>
      </w:ins>
      <w:ins w:id="108" w:author="Winnie Wu" w:date="2020-08-06T15:34:00Z">
        <w:r w:rsidR="00F1359C">
          <w:t xml:space="preserve"> workflow to deploy the </w:t>
        </w:r>
      </w:ins>
      <w:ins w:id="109" w:author="Winnie Wu" w:date="2020-08-06T15:56:00Z">
        <w:r w:rsidR="004573DA">
          <w:t>OVA</w:t>
        </w:r>
      </w:ins>
      <w:ins w:id="110" w:author="Winnie Wu" w:date="2020-08-06T15:34:00Z">
        <w:r w:rsidR="00F1359C">
          <w:t xml:space="preserve"> template. You can refer to </w:t>
        </w:r>
        <w:r w:rsidR="00F1359C">
          <w:fldChar w:fldCharType="begin"/>
        </w:r>
      </w:ins>
      <w:r w:rsidR="00F501E4">
        <w:instrText>HYPERLINK "https://docs.vmware.com/en/VMware-vSphere/6.5/com.vmware.vsphere.vm_admin.doc/GUID-17BEDA21-43F6-41F4-8FB2-E01D275FE9B4.html"</w:instrText>
      </w:r>
      <w:ins w:id="111" w:author="Winnie Wu" w:date="2020-08-06T15:34:00Z">
        <w:r w:rsidR="00F1359C">
          <w:fldChar w:fldCharType="separate"/>
        </w:r>
      </w:ins>
      <w:r w:rsidR="00F501E4">
        <w:rPr>
          <w:rStyle w:val="Hyperlink"/>
        </w:rPr>
        <w:t>vSphere guide</w:t>
      </w:r>
      <w:ins w:id="112" w:author="Winnie Wu" w:date="2020-08-06T15:34:00Z">
        <w:r w:rsidR="00F1359C">
          <w:fldChar w:fldCharType="end"/>
        </w:r>
        <w:r w:rsidR="00F1359C">
          <w:t>.</w:t>
        </w:r>
      </w:ins>
      <w:ins w:id="113" w:author="Winnie Wu" w:date="2020-08-06T15:35:00Z">
        <w:r w:rsidR="00F1359C">
          <w:t xml:space="preserve"> </w:t>
        </w:r>
      </w:ins>
      <w:r w:rsidR="00423DCA">
        <w:t xml:space="preserve">Please </w:t>
      </w:r>
      <w:ins w:id="114" w:author="Winnie Wu" w:date="2020-08-06T15:35:00Z">
        <w:r w:rsidR="00F1359C">
          <w:t xml:space="preserve">pay </w:t>
        </w:r>
      </w:ins>
      <w:r w:rsidR="00423DCA">
        <w:t xml:space="preserve">special </w:t>
      </w:r>
      <w:ins w:id="115" w:author="Winnie Wu" w:date="2020-08-06T15:35:00Z">
        <w:r w:rsidR="00F1359C">
          <w:t>attention to below steps</w:t>
        </w:r>
      </w:ins>
      <w:r w:rsidR="00423DCA">
        <w:t xml:space="preserve"> and </w:t>
      </w:r>
      <w:ins w:id="116" w:author="Winnie Wu" w:date="2020-08-06T15:35:00Z">
        <w:r w:rsidR="00F1359C">
          <w:t>values.</w:t>
        </w:r>
      </w:ins>
    </w:p>
    <w:p w14:paraId="1873D1F7" w14:textId="77777777" w:rsidR="00AC63CE" w:rsidRDefault="00AC63CE">
      <w:pPr>
        <w:widowControl/>
        <w:jc w:val="left"/>
      </w:pPr>
      <w:r>
        <w:br w:type="page"/>
      </w:r>
    </w:p>
    <w:p w14:paraId="094BE4ED" w14:textId="0BC30B2A" w:rsidR="00D164FF" w:rsidRDefault="00EB7F40" w:rsidP="00D164FF">
      <w:r>
        <w:rPr>
          <w:rFonts w:hint="eastAsia"/>
        </w:rPr>
        <w:lastRenderedPageBreak/>
        <w:t>I</w:t>
      </w:r>
      <w:r>
        <w:t xml:space="preserve">n the </w:t>
      </w:r>
      <w:r w:rsidR="00B90107">
        <w:t xml:space="preserve">Select </w:t>
      </w:r>
      <w:r>
        <w:t>storage page, choose a valid datastore and Thin Provision for virtual disk format.</w:t>
      </w:r>
    </w:p>
    <w:p w14:paraId="5D303E72" w14:textId="00D64BD3" w:rsidR="00EB7F40" w:rsidRPr="00D164FF" w:rsidRDefault="00EB7F40" w:rsidP="00D164FF">
      <w:r w:rsidRPr="00EB7F40">
        <w:rPr>
          <w:noProof/>
        </w:rPr>
        <w:drawing>
          <wp:inline distT="0" distB="0" distL="0" distR="0" wp14:anchorId="6DE2C865" wp14:editId="7B1F7DB3">
            <wp:extent cx="4556760" cy="334597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6039" cy="3396846"/>
                    </a:xfrm>
                    <a:prstGeom prst="rect">
                      <a:avLst/>
                    </a:prstGeom>
                    <a:noFill/>
                    <a:ln>
                      <a:noFill/>
                    </a:ln>
                  </pic:spPr>
                </pic:pic>
              </a:graphicData>
            </a:graphic>
          </wp:inline>
        </w:drawing>
      </w:r>
    </w:p>
    <w:p w14:paraId="49E408F0" w14:textId="77777777" w:rsidR="00AC63CE" w:rsidRDefault="00AC63CE" w:rsidP="00D164FF"/>
    <w:p w14:paraId="153926E0" w14:textId="30584E69" w:rsidR="00D164FF" w:rsidRDefault="00B90107" w:rsidP="00D164FF">
      <w:r>
        <w:rPr>
          <w:rFonts w:hint="eastAsia"/>
        </w:rPr>
        <w:t>I</w:t>
      </w:r>
      <w:r>
        <w:t>n the Select Network, choose a valid virtual network name in your setup (In th</w:t>
      </w:r>
      <w:r w:rsidR="00B57892">
        <w:t>is</w:t>
      </w:r>
      <w:r>
        <w:t xml:space="preserve"> </w:t>
      </w:r>
      <w:r w:rsidR="00B57892">
        <w:t>example</w:t>
      </w:r>
      <w:r>
        <w:t>, it is VM Network). Choose Static-Manual as the IP allocation settings.</w:t>
      </w:r>
    </w:p>
    <w:p w14:paraId="4582DFF8" w14:textId="6943D028" w:rsidR="00B90107" w:rsidRDefault="00B90107" w:rsidP="00D164FF">
      <w:r w:rsidRPr="00B90107">
        <w:rPr>
          <w:noProof/>
        </w:rPr>
        <w:drawing>
          <wp:inline distT="0" distB="0" distL="0" distR="0" wp14:anchorId="52D0D818" wp14:editId="2E7F645E">
            <wp:extent cx="4808220" cy="358098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1587" cy="3590939"/>
                    </a:xfrm>
                    <a:prstGeom prst="rect">
                      <a:avLst/>
                    </a:prstGeom>
                    <a:noFill/>
                    <a:ln>
                      <a:noFill/>
                    </a:ln>
                  </pic:spPr>
                </pic:pic>
              </a:graphicData>
            </a:graphic>
          </wp:inline>
        </w:drawing>
      </w:r>
    </w:p>
    <w:p w14:paraId="09F1A77E" w14:textId="77777777" w:rsidR="00B57892" w:rsidRDefault="00B57892">
      <w:pPr>
        <w:widowControl/>
        <w:jc w:val="left"/>
      </w:pPr>
      <w:r>
        <w:br w:type="page"/>
      </w:r>
    </w:p>
    <w:p w14:paraId="0644B3C9" w14:textId="46C4E0D2" w:rsidR="00941C95" w:rsidRDefault="00941C95" w:rsidP="00D164FF">
      <w:pPr>
        <w:tabs>
          <w:tab w:val="left" w:pos="3120"/>
        </w:tabs>
      </w:pPr>
      <w:r>
        <w:lastRenderedPageBreak/>
        <w:t>In the Customize template, there are 6 optional settings provided.</w:t>
      </w:r>
    </w:p>
    <w:p w14:paraId="65EA6E98" w14:textId="77777777" w:rsidR="006030AA" w:rsidRDefault="00941C95" w:rsidP="00D164FF">
      <w:pPr>
        <w:tabs>
          <w:tab w:val="left" w:pos="3120"/>
        </w:tabs>
        <w:rPr>
          <w:b/>
          <w:bCs/>
        </w:rPr>
      </w:pPr>
      <w:r>
        <w:rPr>
          <w:noProof/>
        </w:rPr>
        <w:drawing>
          <wp:inline distT="0" distB="0" distL="0" distR="0" wp14:anchorId="21D0E629" wp14:editId="1508503A">
            <wp:extent cx="5274310" cy="42151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215130"/>
                    </a:xfrm>
                    <a:prstGeom prst="rect">
                      <a:avLst/>
                    </a:prstGeom>
                    <a:noFill/>
                    <a:ln>
                      <a:noFill/>
                    </a:ln>
                  </pic:spPr>
                </pic:pic>
              </a:graphicData>
            </a:graphic>
          </wp:inline>
        </w:drawing>
      </w:r>
      <w:r w:rsidRPr="006102CE">
        <w:rPr>
          <w:u w:val="single"/>
        </w:rPr>
        <w:t>Hostname</w:t>
      </w:r>
      <w:r w:rsidRPr="00941C95">
        <w:rPr>
          <w:b/>
          <w:bCs/>
        </w:rPr>
        <w:t xml:space="preserve">: </w:t>
      </w:r>
    </w:p>
    <w:p w14:paraId="75722E9F" w14:textId="269CBC24" w:rsidR="00941C95" w:rsidRPr="00941C95" w:rsidRDefault="00941C95" w:rsidP="00D164FF">
      <w:pPr>
        <w:tabs>
          <w:tab w:val="left" w:pos="3120"/>
        </w:tabs>
      </w:pPr>
      <w:r>
        <w:t xml:space="preserve">If not configured, the default name djintelligence.eng.vmware.com will be used. We suggest set the hostname to a DNS resolvable name in your network environment. </w:t>
      </w:r>
    </w:p>
    <w:p w14:paraId="1E3B0E60" w14:textId="00577923" w:rsidR="00941C95" w:rsidRPr="006102CE" w:rsidRDefault="00941C95" w:rsidP="00941C95">
      <w:pPr>
        <w:tabs>
          <w:tab w:val="left" w:pos="3120"/>
        </w:tabs>
        <w:rPr>
          <w:u w:val="single"/>
        </w:rPr>
      </w:pPr>
      <w:r w:rsidRPr="006102CE">
        <w:rPr>
          <w:rFonts w:hint="eastAsia"/>
          <w:u w:val="single"/>
        </w:rPr>
        <w:t>I</w:t>
      </w:r>
      <w:r w:rsidRPr="006102CE">
        <w:rPr>
          <w:u w:val="single"/>
        </w:rPr>
        <w:t>P Address/</w:t>
      </w:r>
      <w:r w:rsidRPr="006102CE">
        <w:rPr>
          <w:rFonts w:hint="eastAsia"/>
          <w:u w:val="single"/>
        </w:rPr>
        <w:t>N</w:t>
      </w:r>
      <w:r w:rsidRPr="006102CE">
        <w:rPr>
          <w:u w:val="single"/>
        </w:rPr>
        <w:t>etmask/</w:t>
      </w:r>
      <w:r w:rsidRPr="006102CE">
        <w:rPr>
          <w:rFonts w:hint="eastAsia"/>
          <w:u w:val="single"/>
        </w:rPr>
        <w:t>G</w:t>
      </w:r>
      <w:r w:rsidRPr="006102CE">
        <w:rPr>
          <w:u w:val="single"/>
        </w:rPr>
        <w:t xml:space="preserve">ateway: </w:t>
      </w:r>
    </w:p>
    <w:p w14:paraId="78BBD124" w14:textId="6E8C9E20" w:rsidR="00941C95" w:rsidRPr="006030AA" w:rsidRDefault="006030AA" w:rsidP="00D164FF">
      <w:pPr>
        <w:tabs>
          <w:tab w:val="left" w:pos="3120"/>
        </w:tabs>
      </w:pPr>
      <w:r w:rsidRPr="006030AA">
        <w:rPr>
          <w:rFonts w:hint="eastAsia"/>
        </w:rPr>
        <w:t>I</w:t>
      </w:r>
      <w:r w:rsidRPr="006030AA">
        <w:t xml:space="preserve">f any of these </w:t>
      </w:r>
      <w:r w:rsidR="00DB728A">
        <w:t>3</w:t>
      </w:r>
      <w:r w:rsidRPr="006030AA">
        <w:t xml:space="preserve"> settings</w:t>
      </w:r>
      <w:r>
        <w:t xml:space="preserve"> are not configured, </w:t>
      </w:r>
      <w:r w:rsidR="00A66E78">
        <w:t xml:space="preserve">the default </w:t>
      </w:r>
      <w:r>
        <w:t xml:space="preserve">DHCP network profile will be used for the </w:t>
      </w:r>
      <w:del w:id="117" w:author="Winnie Wu" w:date="2020-08-06T15:56:00Z">
        <w:r w:rsidDel="004573DA">
          <w:delText>ova</w:delText>
        </w:r>
      </w:del>
      <w:ins w:id="118" w:author="Winnie Wu" w:date="2020-08-06T15:56:00Z">
        <w:r w:rsidR="004573DA">
          <w:t>OVA</w:t>
        </w:r>
      </w:ins>
      <w:r>
        <w:t xml:space="preserve"> deployment. Namely, you should either configure </w:t>
      </w:r>
      <w:r w:rsidR="00F852E9">
        <w:t>the three</w:t>
      </w:r>
      <w:r>
        <w:t xml:space="preserve"> settings </w:t>
      </w:r>
      <w:r w:rsidR="00BA5BA8">
        <w:t>all together</w:t>
      </w:r>
      <w:r>
        <w:t xml:space="preserve"> to set a static network profile or leave all of them empty to utilize the DHCP service in your network.</w:t>
      </w:r>
    </w:p>
    <w:p w14:paraId="23D6B736" w14:textId="36CED2F6" w:rsidR="00941C95" w:rsidRDefault="00941C95" w:rsidP="00941C95">
      <w:pPr>
        <w:tabs>
          <w:tab w:val="left" w:pos="3120"/>
        </w:tabs>
        <w:rPr>
          <w:b/>
          <w:bCs/>
        </w:rPr>
      </w:pPr>
      <w:r w:rsidRPr="006102CE">
        <w:rPr>
          <w:rFonts w:hint="eastAsia"/>
          <w:u w:val="single"/>
        </w:rPr>
        <w:t>D</w:t>
      </w:r>
      <w:r w:rsidRPr="006102CE">
        <w:rPr>
          <w:u w:val="single"/>
        </w:rPr>
        <w:t>NS Domain:</w:t>
      </w:r>
      <w:r>
        <w:rPr>
          <w:b/>
          <w:bCs/>
        </w:rPr>
        <w:t xml:space="preserve"> </w:t>
      </w:r>
      <w:r w:rsidRPr="00941C95">
        <w:rPr>
          <w:rFonts w:hint="eastAsia"/>
        </w:rPr>
        <w:t>Op</w:t>
      </w:r>
      <w:r w:rsidRPr="00941C95">
        <w:t>tional</w:t>
      </w:r>
      <w:r>
        <w:rPr>
          <w:b/>
          <w:bCs/>
        </w:rPr>
        <w:t xml:space="preserve">. </w:t>
      </w:r>
    </w:p>
    <w:p w14:paraId="377FF765" w14:textId="27DECA11" w:rsidR="0063363E" w:rsidRPr="006102CE" w:rsidRDefault="0063363E" w:rsidP="00941C95">
      <w:pPr>
        <w:tabs>
          <w:tab w:val="left" w:pos="3120"/>
        </w:tabs>
      </w:pPr>
      <w:r w:rsidRPr="006102CE">
        <w:rPr>
          <w:u w:val="single"/>
        </w:rPr>
        <w:t>DNS Server:</w:t>
      </w:r>
      <w:r w:rsidRPr="006102CE">
        <w:t xml:space="preserve"> Optional.</w:t>
      </w:r>
    </w:p>
    <w:p w14:paraId="580C5D65" w14:textId="77777777" w:rsidR="009B151C" w:rsidRDefault="009B151C" w:rsidP="00941C95">
      <w:pPr>
        <w:tabs>
          <w:tab w:val="left" w:pos="3120"/>
        </w:tabs>
        <w:rPr>
          <w:b/>
          <w:bCs/>
        </w:rPr>
      </w:pPr>
    </w:p>
    <w:p w14:paraId="44FCF6F2" w14:textId="77777777" w:rsidR="009B151C" w:rsidRPr="00E408C7" w:rsidRDefault="003D4A55" w:rsidP="00941C95">
      <w:pPr>
        <w:tabs>
          <w:tab w:val="left" w:pos="3120"/>
        </w:tabs>
      </w:pPr>
      <w:r w:rsidRPr="00E408C7">
        <w:rPr>
          <w:rFonts w:hint="eastAsia"/>
        </w:rPr>
        <w:t>N</w:t>
      </w:r>
      <w:r w:rsidRPr="00E408C7">
        <w:t xml:space="preserve">otice: </w:t>
      </w:r>
    </w:p>
    <w:p w14:paraId="1B7E0BA6" w14:textId="15A1A4CB" w:rsidR="00F82908" w:rsidRDefault="00F82908" w:rsidP="009B151C">
      <w:pPr>
        <w:pStyle w:val="ListParagraph"/>
        <w:numPr>
          <w:ilvl w:val="0"/>
          <w:numId w:val="2"/>
        </w:numPr>
        <w:tabs>
          <w:tab w:val="left" w:pos="3120"/>
        </w:tabs>
        <w:ind w:firstLineChars="0"/>
      </w:pPr>
      <w:r>
        <w:rPr>
          <w:rFonts w:hint="eastAsia"/>
        </w:rPr>
        <w:t>O</w:t>
      </w:r>
      <w:r>
        <w:t>nly IPv4 network is supported.</w:t>
      </w:r>
    </w:p>
    <w:p w14:paraId="1AD6A337" w14:textId="499F42AC" w:rsidR="009B151C" w:rsidRDefault="003D4A55" w:rsidP="009B151C">
      <w:pPr>
        <w:pStyle w:val="ListParagraph"/>
        <w:numPr>
          <w:ilvl w:val="0"/>
          <w:numId w:val="2"/>
        </w:numPr>
        <w:tabs>
          <w:tab w:val="left" w:pos="3120"/>
        </w:tabs>
        <w:ind w:firstLineChars="0"/>
      </w:pPr>
      <w:r>
        <w:t xml:space="preserve">We don’t provide </w:t>
      </w:r>
      <w:r w:rsidR="00A307D2">
        <w:t>complete</w:t>
      </w:r>
      <w:r>
        <w:t xml:space="preserve"> format and compatibility checks for these settings. Please pay attention to your inputs while configurating these settings carefully. For instance, wrong format of the IP address will result in invalid </w:t>
      </w:r>
      <w:r w:rsidR="00A31859">
        <w:t>IP</w:t>
      </w:r>
      <w:r>
        <w:t xml:space="preserve"> network after importing the </w:t>
      </w:r>
      <w:del w:id="119" w:author="Winnie Wu" w:date="2020-08-06T15:56:00Z">
        <w:r w:rsidDel="004573DA">
          <w:delText>ova</w:delText>
        </w:r>
      </w:del>
      <w:ins w:id="120" w:author="Winnie Wu" w:date="2020-08-06T15:56:00Z">
        <w:r w:rsidR="004573DA">
          <w:t>OVA</w:t>
        </w:r>
      </w:ins>
      <w:r>
        <w:t xml:space="preserve"> which makes the web service unavailable after </w:t>
      </w:r>
      <w:del w:id="121" w:author="Winnie Wu" w:date="2020-08-06T15:56:00Z">
        <w:r w:rsidDel="004573DA">
          <w:delText>ova</w:delText>
        </w:r>
      </w:del>
      <w:ins w:id="122" w:author="Winnie Wu" w:date="2020-08-06T15:56:00Z">
        <w:r w:rsidR="004573DA">
          <w:t>OVA</w:t>
        </w:r>
      </w:ins>
      <w:r>
        <w:t xml:space="preserve"> deployment.</w:t>
      </w:r>
    </w:p>
    <w:p w14:paraId="4570271A" w14:textId="3E979BC0" w:rsidR="009B151C" w:rsidRDefault="009B151C" w:rsidP="009B151C">
      <w:pPr>
        <w:pStyle w:val="ListParagraph"/>
        <w:numPr>
          <w:ilvl w:val="0"/>
          <w:numId w:val="2"/>
        </w:numPr>
        <w:tabs>
          <w:tab w:val="left" w:pos="3120"/>
        </w:tabs>
        <w:ind w:firstLineChars="0"/>
      </w:pPr>
      <w:r>
        <w:t xml:space="preserve">After the </w:t>
      </w:r>
      <w:del w:id="123" w:author="Winnie Wu" w:date="2020-08-06T15:56:00Z">
        <w:r w:rsidDel="004573DA">
          <w:delText>ova</w:delText>
        </w:r>
      </w:del>
      <w:ins w:id="124" w:author="Winnie Wu" w:date="2020-08-06T15:56:00Z">
        <w:r w:rsidR="004573DA">
          <w:t>OVA</w:t>
        </w:r>
      </w:ins>
      <w:r>
        <w:t xml:space="preserve"> is imported, power it on. The above customized network settings will be applied automatically in minutes. The web service will be auto-started as well.</w:t>
      </w:r>
    </w:p>
    <w:p w14:paraId="34A0EA0E" w14:textId="29164CEF" w:rsidR="00C03B38" w:rsidRDefault="00C03B38" w:rsidP="00C03B38">
      <w:pPr>
        <w:tabs>
          <w:tab w:val="left" w:pos="3120"/>
        </w:tabs>
      </w:pPr>
    </w:p>
    <w:p w14:paraId="5792344E" w14:textId="18C329A9" w:rsidR="00C03B38" w:rsidRPr="00F1359C" w:rsidRDefault="00C03B38">
      <w:pPr>
        <w:pStyle w:val="Heading2"/>
        <w:rPr>
          <w:rPrChange w:id="125" w:author="Winnie Wu" w:date="2020-08-06T15:37:00Z">
            <w:rPr>
              <w:u w:val="single"/>
            </w:rPr>
          </w:rPrChange>
        </w:rPr>
        <w:pPrChange w:id="126" w:author="Winnie Wu" w:date="2020-08-06T15:37:00Z">
          <w:pPr>
            <w:tabs>
              <w:tab w:val="left" w:pos="3120"/>
            </w:tabs>
          </w:pPr>
        </w:pPrChange>
      </w:pPr>
      <w:bookmarkStart w:id="127" w:name="_Toc48136376"/>
      <w:r w:rsidRPr="00F1359C">
        <w:rPr>
          <w:rPrChange w:id="128" w:author="Winnie Wu" w:date="2020-08-06T15:37:00Z">
            <w:rPr>
              <w:u w:val="single"/>
            </w:rPr>
          </w:rPrChange>
        </w:rPr>
        <w:lastRenderedPageBreak/>
        <w:t xml:space="preserve">After </w:t>
      </w:r>
      <w:ins w:id="129" w:author="Winnie Wu" w:date="2020-08-06T15:38:00Z">
        <w:r w:rsidR="00F1359C">
          <w:t>the Installation</w:t>
        </w:r>
      </w:ins>
      <w:bookmarkEnd w:id="127"/>
      <w:del w:id="130" w:author="Winnie Wu" w:date="2020-08-06T15:38:00Z">
        <w:r w:rsidRPr="00F1359C" w:rsidDel="00F1359C">
          <w:rPr>
            <w:rPrChange w:id="131" w:author="Winnie Wu" w:date="2020-08-06T15:37:00Z">
              <w:rPr>
                <w:u w:val="single"/>
              </w:rPr>
            </w:rPrChange>
          </w:rPr>
          <w:delText>web ova installation:</w:delText>
        </w:r>
      </w:del>
    </w:p>
    <w:p w14:paraId="1C2E6F1C" w14:textId="02DB0E8C" w:rsidR="00C03B38" w:rsidRPr="00042809" w:rsidRDefault="00042809" w:rsidP="00C03B38">
      <w:pPr>
        <w:tabs>
          <w:tab w:val="left" w:pos="3120"/>
        </w:tabs>
      </w:pPr>
      <w:r>
        <w:rPr>
          <w:rFonts w:hint="eastAsia"/>
        </w:rPr>
        <w:t>Ope</w:t>
      </w:r>
      <w:r>
        <w:t xml:space="preserve">n the </w:t>
      </w:r>
      <w:ins w:id="132" w:author="Winnie Wu" w:date="2020-08-06T15:57:00Z">
        <w:r w:rsidR="004573DA">
          <w:fldChar w:fldCharType="begin"/>
        </w:r>
        <w:r w:rsidR="004573DA">
          <w:instrText xml:space="preserve"> HYPERLINK "</w:instrText>
        </w:r>
      </w:ins>
      <w:r w:rsidR="004573DA" w:rsidRPr="004573DA">
        <w:rPr>
          <w:rPrChange w:id="133" w:author="Winnie Wu" w:date="2020-08-06T15:57:00Z">
            <w:rPr>
              <w:rStyle w:val="Hyperlink"/>
            </w:rPr>
          </w:rPrChange>
        </w:rPr>
        <w:instrText>https://&lt;web</w:instrText>
      </w:r>
      <w:ins w:id="134" w:author="Winnie Wu" w:date="2020-08-06T15:57:00Z">
        <w:r w:rsidR="004573DA" w:rsidRPr="004573DA">
          <w:rPr>
            <w:rPrChange w:id="135" w:author="Winnie Wu" w:date="2020-08-06T15:57:00Z">
              <w:rPr>
                <w:rStyle w:val="Hyperlink"/>
              </w:rPr>
            </w:rPrChange>
          </w:rPr>
          <w:instrText>ova</w:instrText>
        </w:r>
      </w:ins>
      <w:r w:rsidR="004573DA" w:rsidRPr="004573DA">
        <w:rPr>
          <w:rPrChange w:id="136" w:author="Winnie Wu" w:date="2020-08-06T15:57:00Z">
            <w:rPr>
              <w:rStyle w:val="Hyperlink"/>
            </w:rPr>
          </w:rPrChange>
        </w:rPr>
        <w:instrText>_servername&gt;:8090</w:instrText>
      </w:r>
      <w:ins w:id="137" w:author="Winnie Wu" w:date="2020-08-06T15:57:00Z">
        <w:r w:rsidR="004573DA">
          <w:instrText xml:space="preserve">" </w:instrText>
        </w:r>
        <w:r w:rsidR="004573DA">
          <w:fldChar w:fldCharType="separate"/>
        </w:r>
      </w:ins>
      <w:r w:rsidR="004573DA" w:rsidRPr="004573DA">
        <w:rPr>
          <w:rStyle w:val="Hyperlink"/>
        </w:rPr>
        <w:t>https://&lt;web</w:t>
      </w:r>
      <w:del w:id="138" w:author="Winnie Wu" w:date="2020-08-06T15:56:00Z">
        <w:r w:rsidR="004573DA" w:rsidRPr="007A41A8" w:rsidDel="004573DA">
          <w:rPr>
            <w:rStyle w:val="Hyperlink"/>
          </w:rPr>
          <w:delText>ov</w:delText>
        </w:r>
      </w:del>
      <w:ins w:id="139" w:author="Winnie Wu" w:date="2020-08-06T15:57:00Z">
        <w:r w:rsidR="004573DA" w:rsidRPr="007A41A8">
          <w:rPr>
            <w:rStyle w:val="Hyperlink"/>
          </w:rPr>
          <w:t>ova</w:t>
        </w:r>
      </w:ins>
      <w:del w:id="140" w:author="Winnie Wu" w:date="2020-08-06T15:56:00Z">
        <w:r w:rsidR="004573DA" w:rsidRPr="007A41A8" w:rsidDel="004573DA">
          <w:rPr>
            <w:rStyle w:val="Hyperlink"/>
          </w:rPr>
          <w:delText>a</w:delText>
        </w:r>
      </w:del>
      <w:r w:rsidR="004573DA" w:rsidRPr="007A41A8">
        <w:rPr>
          <w:rStyle w:val="Hyperlink"/>
        </w:rPr>
        <w:t>_servername&gt;:8090</w:t>
      </w:r>
      <w:ins w:id="141" w:author="Winnie Wu" w:date="2020-08-06T15:57:00Z">
        <w:r w:rsidR="004573DA">
          <w:fldChar w:fldCharType="end"/>
        </w:r>
      </w:ins>
      <w:r>
        <w:t xml:space="preserve"> , </w:t>
      </w:r>
      <w:del w:id="142" w:author="Winnie Wu" w:date="2020-08-06T15:41:00Z">
        <w:r w:rsidDel="00CA7B68">
          <w:delText xml:space="preserve">replace </w:delText>
        </w:r>
      </w:del>
      <w:r>
        <w:t xml:space="preserve">with your configured hostname of the web </w:t>
      </w:r>
      <w:del w:id="143" w:author="Winnie Wu" w:date="2020-08-06T15:56:00Z">
        <w:r w:rsidDel="004573DA">
          <w:delText>ova</w:delText>
        </w:r>
      </w:del>
      <w:ins w:id="144" w:author="Winnie Wu" w:date="2020-08-06T15:56:00Z">
        <w:r w:rsidR="004573DA">
          <w:t>OVA</w:t>
        </w:r>
      </w:ins>
      <w:r>
        <w:t xml:space="preserve"> server.</w:t>
      </w:r>
    </w:p>
    <w:p w14:paraId="1208F871" w14:textId="10227396" w:rsidR="004D4E17" w:rsidRPr="00F2345E" w:rsidRDefault="00796AFA" w:rsidP="00F2345E">
      <w:pPr>
        <w:tabs>
          <w:tab w:val="left" w:pos="3120"/>
        </w:tabs>
        <w:rPr>
          <w:b/>
          <w:bCs/>
        </w:rPr>
      </w:pPr>
      <w:r w:rsidRPr="00796AFA">
        <w:rPr>
          <w:b/>
          <w:bCs/>
          <w:noProof/>
        </w:rPr>
        <w:drawing>
          <wp:inline distT="0" distB="0" distL="0" distR="0" wp14:anchorId="507DAA35" wp14:editId="44EFFB98">
            <wp:extent cx="5274310" cy="23164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16480"/>
                    </a:xfrm>
                    <a:prstGeom prst="rect">
                      <a:avLst/>
                    </a:prstGeom>
                    <a:noFill/>
                    <a:ln>
                      <a:noFill/>
                    </a:ln>
                  </pic:spPr>
                </pic:pic>
              </a:graphicData>
            </a:graphic>
          </wp:inline>
        </w:drawing>
      </w:r>
    </w:p>
    <w:p w14:paraId="689E31FC" w14:textId="64BC7D0D" w:rsidR="00F2345E" w:rsidRDefault="00D5395B">
      <w:pPr>
        <w:widowControl/>
        <w:jc w:val="left"/>
      </w:pPr>
      <w:r>
        <w:rPr>
          <w:rFonts w:hint="eastAsia"/>
        </w:rPr>
        <w:t>In</w:t>
      </w:r>
      <w:r>
        <w:t xml:space="preserve"> the home page, users could download the </w:t>
      </w:r>
      <w:r w:rsidR="00345F5A">
        <w:t>HorizonPeripheralsAgent</w:t>
      </w:r>
      <w:r>
        <w:t xml:space="preserve"> and </w:t>
      </w:r>
      <w:r w:rsidR="00762BEE">
        <w:t xml:space="preserve">HorizonPeripheralsClient </w:t>
      </w:r>
      <w:r>
        <w:t>installers. This is a</w:t>
      </w:r>
      <w:r w:rsidR="00791561">
        <w:t xml:space="preserve"> convenient</w:t>
      </w:r>
      <w:r>
        <w:t xml:space="preserve"> way for </w:t>
      </w:r>
      <w:del w:id="145" w:author="Winnie Wu" w:date="2020-08-06T15:42:00Z">
        <w:r w:rsidDel="00CA7B68">
          <w:delText>h</w:delText>
        </w:r>
      </w:del>
      <w:ins w:id="146" w:author="Winnie Wu" w:date="2020-08-06T15:42:00Z">
        <w:r w:rsidR="00CA7B68">
          <w:t>H</w:t>
        </w:r>
      </w:ins>
      <w:r>
        <w:t>orizon admin to distribute the</w:t>
      </w:r>
      <w:r w:rsidR="00BA5BA8">
        <w:t xml:space="preserve"> </w:t>
      </w:r>
      <w:r w:rsidR="00345F5A">
        <w:t>HorizonPeripheralsClient</w:t>
      </w:r>
      <w:r w:rsidR="00BA5BA8">
        <w:t xml:space="preserve"> and </w:t>
      </w:r>
      <w:r w:rsidR="00345F5A">
        <w:t>HorizonPeripheralsAgent</w:t>
      </w:r>
      <w:r>
        <w:t xml:space="preserve"> </w:t>
      </w:r>
      <w:r w:rsidR="00724AB6">
        <w:t>programs</w:t>
      </w:r>
      <w:r>
        <w:t xml:space="preserve"> to end users instead of asking </w:t>
      </w:r>
      <w:r w:rsidR="00ED300D">
        <w:t>them</w:t>
      </w:r>
      <w:r>
        <w:t xml:space="preserve"> to download from the </w:t>
      </w:r>
      <w:r w:rsidR="00524FF6">
        <w:t>VMware F</w:t>
      </w:r>
      <w:r>
        <w:t>ling web site.</w:t>
      </w:r>
    </w:p>
    <w:p w14:paraId="6B626FC7" w14:textId="3A6715C3" w:rsidR="00F2345E" w:rsidRDefault="00F2345E">
      <w:pPr>
        <w:widowControl/>
        <w:jc w:val="left"/>
      </w:pPr>
      <w:r>
        <w:br w:type="page"/>
      </w:r>
    </w:p>
    <w:p w14:paraId="37E1D944" w14:textId="5F766B01" w:rsidR="004D4E17" w:rsidRDefault="00345F5A">
      <w:pPr>
        <w:pStyle w:val="Heading1"/>
        <w:pPrChange w:id="147" w:author="Winnie Wu" w:date="2020-08-06T15:22:00Z">
          <w:pPr/>
        </w:pPrChange>
      </w:pPr>
      <w:bookmarkStart w:id="148" w:name="DJAgentInstall"/>
      <w:bookmarkStart w:id="149" w:name="_Toc48136377"/>
      <w:r>
        <w:rPr>
          <w:rFonts w:hint="eastAsia"/>
        </w:rPr>
        <w:lastRenderedPageBreak/>
        <w:t>HorizonPeripheralsAgent</w:t>
      </w:r>
      <w:r w:rsidR="004D4E17" w:rsidRPr="00F63CAD">
        <w:t xml:space="preserve"> Install Guide</w:t>
      </w:r>
      <w:bookmarkEnd w:id="148"/>
      <w:bookmarkEnd w:id="149"/>
    </w:p>
    <w:p w14:paraId="6E58E250" w14:textId="6E674023" w:rsidR="004D4E17" w:rsidRPr="001E6096" w:rsidRDefault="004D4E17">
      <w:pPr>
        <w:pStyle w:val="Heading2"/>
        <w:pPrChange w:id="150" w:author="Winnie Wu" w:date="2020-08-06T15:43:00Z">
          <w:pPr/>
        </w:pPrChange>
      </w:pPr>
      <w:del w:id="151" w:author="Winnie Wu" w:date="2020-08-06T15:42:00Z">
        <w:r w:rsidRPr="001E6096" w:rsidDel="00CA7B68">
          <w:rPr>
            <w:rFonts w:hint="eastAsia"/>
          </w:rPr>
          <w:delText>D</w:delText>
        </w:r>
        <w:r w:rsidRPr="001E6096" w:rsidDel="00CA7B68">
          <w:delText>uring the installation:</w:delText>
        </w:r>
      </w:del>
      <w:bookmarkStart w:id="152" w:name="_Toc48136378"/>
      <w:ins w:id="153" w:author="Winnie Wu" w:date="2020-08-06T15:42:00Z">
        <w:r w:rsidR="00CA7B68">
          <w:t>I</w:t>
        </w:r>
      </w:ins>
      <w:ins w:id="154" w:author="Winnie Wu" w:date="2020-08-06T15:43:00Z">
        <w:r w:rsidR="00CA7B68">
          <w:t>nstallation</w:t>
        </w:r>
      </w:ins>
      <w:bookmarkEnd w:id="152"/>
    </w:p>
    <w:p w14:paraId="07D07881" w14:textId="36593B85" w:rsidR="00BC6222" w:rsidRDefault="00FA0A5B" w:rsidP="00A1507D">
      <w:pPr>
        <w:rPr>
          <w:rFonts w:hint="eastAsia"/>
        </w:rPr>
      </w:pPr>
      <w:r>
        <w:t xml:space="preserve">We provide two ways to install the HorizonPeripheralsAgent program – </w:t>
      </w:r>
      <w:r w:rsidR="00E25AE6">
        <w:t xml:space="preserve">zip </w:t>
      </w:r>
      <w:r w:rsidR="00253BA1">
        <w:t xml:space="preserve">package </w:t>
      </w:r>
      <w:r w:rsidR="00E25AE6">
        <w:t xml:space="preserve">and </w:t>
      </w:r>
      <w:r w:rsidR="00035CBE">
        <w:t>msi</w:t>
      </w:r>
      <w:r w:rsidR="00253BA1">
        <w:t xml:space="preserve"> installer</w:t>
      </w:r>
      <w:r w:rsidR="00E25AE6">
        <w:t xml:space="preserve">. </w:t>
      </w:r>
      <w:r w:rsidR="00253BA1">
        <w:t>Use the z</w:t>
      </w:r>
      <w:r w:rsidR="00E25AE6">
        <w:t xml:space="preserve">ip </w:t>
      </w:r>
      <w:r w:rsidR="00253BA1">
        <w:t xml:space="preserve">package </w:t>
      </w:r>
      <w:r w:rsidR="00E25AE6">
        <w:t>i</w:t>
      </w:r>
      <w:r w:rsidR="00253BA1">
        <w:t xml:space="preserve">f you only have </w:t>
      </w:r>
      <w:r w:rsidR="00E25AE6">
        <w:t>normal user</w:t>
      </w:r>
      <w:r w:rsidR="00253BA1">
        <w:t xml:space="preserve"> permission in the remote agent desktop</w:t>
      </w:r>
      <w:r w:rsidR="00E25AE6">
        <w:t xml:space="preserve">. </w:t>
      </w:r>
      <w:r w:rsidR="00253BA1">
        <w:t>Use the m</w:t>
      </w:r>
      <w:r w:rsidR="00E25AE6">
        <w:t>si</w:t>
      </w:r>
      <w:r w:rsidR="00253BA1">
        <w:t xml:space="preserve"> installer if you have</w:t>
      </w:r>
      <w:r w:rsidR="00E25AE6">
        <w:t xml:space="preserve"> admin user</w:t>
      </w:r>
      <w:r w:rsidR="00253BA1">
        <w:t xml:space="preserve"> permission</w:t>
      </w:r>
      <w:r w:rsidR="00E25AE6">
        <w:t>.</w:t>
      </w:r>
      <w:r w:rsidR="00BC6222">
        <w:rPr>
          <w:rFonts w:hint="eastAsia"/>
        </w:rPr>
        <w:t xml:space="preserve"> </w:t>
      </w:r>
    </w:p>
    <w:p w14:paraId="378915CC" w14:textId="2DE61FA3" w:rsidR="00FA0A5B" w:rsidRDefault="00FA0A5B" w:rsidP="00BC5DD1">
      <w:pPr>
        <w:pStyle w:val="ListParagraph"/>
        <w:numPr>
          <w:ilvl w:val="0"/>
          <w:numId w:val="9"/>
        </w:numPr>
        <w:ind w:firstLineChars="0"/>
      </w:pPr>
      <w:r>
        <w:t>HorizonPeripheralsAgent.zip</w:t>
      </w:r>
      <w:r w:rsidR="00BC5DD1">
        <w:t xml:space="preserve"> </w:t>
      </w:r>
      <w:r w:rsidR="00B11E41">
        <w:t>–</w:t>
      </w:r>
      <w:r w:rsidR="00BC5DD1">
        <w:t xml:space="preserve"> </w:t>
      </w:r>
    </w:p>
    <w:p w14:paraId="793C5D4B" w14:textId="62FAD79C" w:rsidR="00B11E41" w:rsidRDefault="00B11E41" w:rsidP="00B11E41">
      <w:r>
        <w:t>HorizonPeripheralsAgent.zip contains all the files to be copied and extracted on your Horizon agent machine. Use this zip file instead of msi installer to deploy the program if the agent OS has some limitations to run MSI installer under normal user privilege. In this way, the AutoLaunch registries and functions will be missing. You must manually launch the HorizonPeripheralsAgent program under the installation folder. You will not be able to launch the program in Horizon remote app session since it is not auto launched.</w:t>
      </w:r>
    </w:p>
    <w:p w14:paraId="4C2E6612" w14:textId="77777777" w:rsidR="00B11E41" w:rsidRDefault="00B11E41" w:rsidP="00B11E41"/>
    <w:p w14:paraId="15B65FD5" w14:textId="1F7B0906" w:rsidR="00BC5DD1" w:rsidRDefault="00BC5DD1" w:rsidP="00BC5DD1">
      <w:pPr>
        <w:pStyle w:val="ListParagraph"/>
        <w:numPr>
          <w:ilvl w:val="0"/>
          <w:numId w:val="9"/>
        </w:numPr>
        <w:ind w:firstLineChars="0"/>
      </w:pPr>
      <w:r>
        <w:t xml:space="preserve">HorizonPeripheralsAgent.msi </w:t>
      </w:r>
    </w:p>
    <w:p w14:paraId="4B0600C7" w14:textId="7E1CF251" w:rsidR="00CA7B68" w:rsidRDefault="00345F5A" w:rsidP="004D4E17">
      <w:r>
        <w:rPr>
          <w:rFonts w:hint="eastAsia"/>
        </w:rPr>
        <w:t>HorizonPeripheralsAgent</w:t>
      </w:r>
      <w:r w:rsidR="008511E6">
        <w:t>.msi</w:t>
      </w:r>
      <w:del w:id="155" w:author="Winnie Wu" w:date="2020-08-06T15:43:00Z">
        <w:r w:rsidR="004D4E17" w:rsidDel="00CA7B68">
          <w:delText>This</w:delText>
        </w:r>
      </w:del>
      <w:r w:rsidR="004D4E17">
        <w:t xml:space="preserve"> is the </w:t>
      </w:r>
      <w:r w:rsidR="007A36BC">
        <w:t>installer</w:t>
      </w:r>
      <w:r w:rsidR="004D4E17">
        <w:t xml:space="preserve"> to be </w:t>
      </w:r>
      <w:r w:rsidR="007A36BC">
        <w:t>run</w:t>
      </w:r>
      <w:r w:rsidR="004D4E17">
        <w:t xml:space="preserve"> on your </w:t>
      </w:r>
      <w:r w:rsidR="004D4E17" w:rsidRPr="006E0A7E">
        <w:rPr>
          <w:rFonts w:hint="eastAsia"/>
        </w:rPr>
        <w:t>Horizon</w:t>
      </w:r>
      <w:r w:rsidR="004D4E17" w:rsidRPr="006E0A7E">
        <w:t xml:space="preserve"> </w:t>
      </w:r>
      <w:r w:rsidR="004D4E17">
        <w:t xml:space="preserve">agent </w:t>
      </w:r>
      <w:r w:rsidR="004D4E17" w:rsidRPr="006E0A7E">
        <w:rPr>
          <w:rFonts w:hint="eastAsia"/>
        </w:rPr>
        <w:t>machine</w:t>
      </w:r>
      <w:r w:rsidR="004D4E17">
        <w:t xml:space="preserve">. </w:t>
      </w:r>
      <w:r w:rsidR="001800F4">
        <w:t>The web server address and port number need to be configured to the correct value</w:t>
      </w:r>
      <w:r w:rsidR="00AD390F">
        <w:t xml:space="preserve"> firstly</w:t>
      </w:r>
      <w:r w:rsidR="00A8347D">
        <w:t>.</w:t>
      </w:r>
      <w:r w:rsidR="003F171A">
        <w:t xml:space="preserve"> If you don’t</w:t>
      </w:r>
      <w:r w:rsidR="003F171A">
        <w:rPr>
          <w:rFonts w:hint="eastAsia"/>
        </w:rPr>
        <w:t xml:space="preserve"> </w:t>
      </w:r>
      <w:r w:rsidR="003F171A">
        <w:t>know the value, you can</w:t>
      </w:r>
      <w:r w:rsidR="003E42A1">
        <w:t xml:space="preserve"> use the default one and</w:t>
      </w:r>
      <w:r w:rsidR="003F171A">
        <w:t xml:space="preserve"> change it after the installation by editing the config file</w:t>
      </w:r>
      <w:r w:rsidR="00831C91">
        <w:t xml:space="preserve"> – </w:t>
      </w:r>
      <w:r w:rsidR="00831C91">
        <w:rPr>
          <w:rFonts w:hint="eastAsia"/>
        </w:rPr>
        <w:t>hp</w:t>
      </w:r>
      <w:r w:rsidR="00831C91">
        <w:t>agentconfig.ini</w:t>
      </w:r>
      <w:r w:rsidR="003F171A">
        <w:t>.</w:t>
      </w:r>
    </w:p>
    <w:p w14:paraId="26848877" w14:textId="32ABBACA" w:rsidR="001800F4" w:rsidRDefault="003F171A" w:rsidP="004D4E17">
      <w:pPr>
        <w:rPr>
          <w:ins w:id="156" w:author="Winnie Wu" w:date="2020-08-06T15:43:00Z"/>
        </w:rPr>
      </w:pPr>
      <w:r w:rsidRPr="001800F4">
        <w:rPr>
          <w:noProof/>
        </w:rPr>
        <w:drawing>
          <wp:inline distT="0" distB="0" distL="0" distR="0" wp14:anchorId="635D5E32" wp14:editId="0FF391B6">
            <wp:extent cx="4648200" cy="3609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3609340"/>
                    </a:xfrm>
                    <a:prstGeom prst="rect">
                      <a:avLst/>
                    </a:prstGeom>
                    <a:noFill/>
                    <a:ln>
                      <a:noFill/>
                    </a:ln>
                  </pic:spPr>
                </pic:pic>
              </a:graphicData>
            </a:graphic>
          </wp:inline>
        </w:drawing>
      </w:r>
    </w:p>
    <w:p w14:paraId="41757B98" w14:textId="2196461C" w:rsidR="00440E19" w:rsidRDefault="00A6540C" w:rsidP="002C568A">
      <w:r>
        <w:t xml:space="preserve">You can </w:t>
      </w:r>
      <w:r w:rsidR="004D4E17" w:rsidRPr="00E073EC">
        <w:t xml:space="preserve">change the installation directory. </w:t>
      </w:r>
      <w:r w:rsidR="004D4E17">
        <w:t>By default, it is C:\</w:t>
      </w:r>
      <w:r w:rsidR="00345F5A">
        <w:t>HorizonPeripheralsAgent</w:t>
      </w:r>
      <w:r w:rsidR="004D4E17">
        <w:t xml:space="preserve">\ directory. </w:t>
      </w:r>
    </w:p>
    <w:p w14:paraId="1D0C68EE" w14:textId="1FAC8AE1" w:rsidR="002C568A" w:rsidRPr="002C568A" w:rsidRDefault="002C568A" w:rsidP="002C568A">
      <w:pPr>
        <w:ind w:firstLineChars="150" w:firstLine="315"/>
        <w:rPr>
          <w:color w:val="FF0000"/>
        </w:rPr>
      </w:pPr>
      <w:r>
        <w:rPr>
          <w:noProof/>
        </w:rPr>
        <w:lastRenderedPageBreak/>
        <w:drawing>
          <wp:inline distT="0" distB="0" distL="0" distR="0" wp14:anchorId="39589F5A" wp14:editId="0118E23C">
            <wp:extent cx="4692345" cy="364823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5" t="699" r="494" b="819"/>
                    <a:stretch/>
                  </pic:blipFill>
                  <pic:spPr bwMode="auto">
                    <a:xfrm>
                      <a:off x="0" y="0"/>
                      <a:ext cx="4693294" cy="3648969"/>
                    </a:xfrm>
                    <a:prstGeom prst="rect">
                      <a:avLst/>
                    </a:prstGeom>
                    <a:ln>
                      <a:noFill/>
                    </a:ln>
                    <a:extLst>
                      <a:ext uri="{53640926-AAD7-44D8-BBD7-CCE9431645EC}">
                        <a14:shadowObscured xmlns:a14="http://schemas.microsoft.com/office/drawing/2010/main"/>
                      </a:ext>
                    </a:extLst>
                  </pic:spPr>
                </pic:pic>
              </a:graphicData>
            </a:graphic>
          </wp:inline>
        </w:drawing>
      </w:r>
    </w:p>
    <w:p w14:paraId="6C32FE08" w14:textId="77777777" w:rsidR="00D80AC9" w:rsidRDefault="00D80AC9" w:rsidP="00D80AC9">
      <w:r w:rsidRPr="00E073EC">
        <w:rPr>
          <w:rFonts w:hint="eastAsia"/>
        </w:rPr>
        <w:t>There</w:t>
      </w:r>
      <w:r w:rsidRPr="00E073EC">
        <w:t xml:space="preserve"> are two</w:t>
      </w:r>
      <w:r>
        <w:t xml:space="preserve"> sub</w:t>
      </w:r>
      <w:r w:rsidRPr="00E073EC">
        <w:t xml:space="preserve"> </w:t>
      </w:r>
      <w:r>
        <w:t>features</w:t>
      </w:r>
      <w:r w:rsidRPr="00E073EC">
        <w:t xml:space="preserve"> </w:t>
      </w:r>
      <w:r>
        <w:t xml:space="preserve">of the msi installer </w:t>
      </w:r>
      <w:r w:rsidRPr="00E073EC">
        <w:t>–</w:t>
      </w:r>
      <w:r>
        <w:t xml:space="preserve"> core </w:t>
      </w:r>
      <w:r w:rsidRPr="00E073EC">
        <w:t xml:space="preserve">and </w:t>
      </w:r>
      <w:r>
        <w:t>a</w:t>
      </w:r>
      <w:r w:rsidRPr="00E073EC">
        <w:t>utolaunch.</w:t>
      </w:r>
      <w:r>
        <w:t xml:space="preserve"> Zip package only contains the core feature.</w:t>
      </w:r>
    </w:p>
    <w:p w14:paraId="26DFB978" w14:textId="77777777" w:rsidR="00D80AC9" w:rsidRDefault="00D80AC9" w:rsidP="00D80AC9">
      <w:pPr>
        <w:pStyle w:val="ListParagraph"/>
        <w:numPr>
          <w:ilvl w:val="0"/>
          <w:numId w:val="7"/>
        </w:numPr>
        <w:ind w:left="709" w:firstLineChars="0"/>
      </w:pPr>
      <w:r>
        <w:t>Core feature</w:t>
      </w:r>
      <w:r w:rsidRPr="00E073EC">
        <w:t xml:space="preserve"> will copy </w:t>
      </w:r>
      <w:r>
        <w:t xml:space="preserve">all </w:t>
      </w:r>
      <w:r w:rsidRPr="00E073EC">
        <w:t>necessary files to the installation directory you choose.</w:t>
      </w:r>
    </w:p>
    <w:p w14:paraId="1BB92655" w14:textId="77777777" w:rsidR="00A1420F" w:rsidRDefault="00D80AC9" w:rsidP="00A1420F">
      <w:pPr>
        <w:pStyle w:val="ListParagraph"/>
        <w:numPr>
          <w:ilvl w:val="0"/>
          <w:numId w:val="7"/>
        </w:numPr>
        <w:ind w:left="709" w:firstLineChars="0"/>
      </w:pPr>
      <w:r w:rsidRPr="00E073EC">
        <w:rPr>
          <w:rFonts w:hint="eastAsia"/>
        </w:rPr>
        <w:t>A</w:t>
      </w:r>
      <w:r w:rsidRPr="00E073EC">
        <w:t xml:space="preserve">utolaunch </w:t>
      </w:r>
      <w:r>
        <w:t>feature</w:t>
      </w:r>
      <w:r w:rsidRPr="00E073EC">
        <w:t xml:space="preserve"> will add registry entries in HKLM path. These registries make </w:t>
      </w:r>
      <w:r>
        <w:t>HorizonPeripheralsAgent</w:t>
      </w:r>
      <w:r w:rsidRPr="00E073EC">
        <w:t>.exe launch automatically when you freshly login a Horizon desktop or app session.</w:t>
      </w:r>
    </w:p>
    <w:p w14:paraId="7F5AF86D" w14:textId="2EA21981" w:rsidR="004D4E17" w:rsidRDefault="002C568A" w:rsidP="00A1420F">
      <w:pPr>
        <w:pStyle w:val="ListParagraph"/>
        <w:numPr>
          <w:ilvl w:val="0"/>
          <w:numId w:val="7"/>
        </w:numPr>
        <w:ind w:left="709" w:firstLineChars="0"/>
      </w:pPr>
      <w:r>
        <w:t xml:space="preserve">The registry entries are in the HKLM path. </w:t>
      </w:r>
      <w:r w:rsidR="004D4E17" w:rsidRPr="00E073EC">
        <w:t xml:space="preserve">These registries make </w:t>
      </w:r>
      <w:r w:rsidR="00345F5A">
        <w:t>HorizonPeripheralsAgent</w:t>
      </w:r>
      <w:r w:rsidR="004D4E17" w:rsidRPr="00E073EC">
        <w:t>.exe launch automatically whenever you freshly login a Horizon desktop or app session.</w:t>
      </w:r>
      <w:r w:rsidR="004D4E17">
        <w:t xml:space="preserve"> The registries are –</w:t>
      </w:r>
    </w:p>
    <w:p w14:paraId="5FF969E7" w14:textId="5CBE60FC" w:rsidR="004D4E17" w:rsidRPr="00AE1475" w:rsidRDefault="00AE1475" w:rsidP="00AE1475">
      <w:pPr>
        <w:ind w:firstLineChars="350" w:firstLine="735"/>
        <w:rPr>
          <w:b/>
          <w:bCs/>
          <w:i/>
          <w:iCs/>
        </w:rPr>
      </w:pPr>
      <w:r>
        <w:rPr>
          <w:rStyle w:val="Strong"/>
          <w:b w:val="0"/>
          <w:bCs w:val="0"/>
          <w:i/>
          <w:iCs/>
        </w:rPr>
        <w:t>“</w:t>
      </w:r>
      <w:r w:rsidR="004D4E17" w:rsidRPr="00AE1475">
        <w:rPr>
          <w:rStyle w:val="Strong"/>
          <w:b w:val="0"/>
          <w:bCs w:val="0"/>
          <w:i/>
          <w:iCs/>
        </w:rPr>
        <w:t>HKLM\\Software\\VMware, Inc.\\VMware VDM\\UnityShell\\Run</w:t>
      </w:r>
      <w:r w:rsidRPr="00AE1475">
        <w:rPr>
          <w:i/>
          <w:iCs/>
        </w:rPr>
        <w:t>”</w:t>
      </w:r>
    </w:p>
    <w:p w14:paraId="7E60A9F1" w14:textId="145DE1CC" w:rsidR="004D4E17" w:rsidRDefault="004D4E17" w:rsidP="00AE1475">
      <w:pPr>
        <w:pStyle w:val="ListParagraph"/>
        <w:ind w:left="360" w:firstLineChars="150" w:firstLine="315"/>
        <w:rPr>
          <w:rStyle w:val="Strong"/>
          <w:b w:val="0"/>
          <w:bCs w:val="0"/>
        </w:rPr>
      </w:pPr>
      <w:r w:rsidRPr="001E6096">
        <w:rPr>
          <w:rStyle w:val="Strong"/>
          <w:b w:val="0"/>
          <w:bCs w:val="0"/>
          <w:i/>
          <w:iCs/>
        </w:rPr>
        <w:t>“H</w:t>
      </w:r>
      <w:r w:rsidRPr="001E6096">
        <w:rPr>
          <w:rStyle w:val="Strong"/>
          <w:rFonts w:hint="eastAsia"/>
          <w:b w:val="0"/>
          <w:bCs w:val="0"/>
          <w:i/>
          <w:iCs/>
        </w:rPr>
        <w:t>KLM</w:t>
      </w:r>
      <w:r w:rsidRPr="001E6096">
        <w:rPr>
          <w:rStyle w:val="Strong"/>
          <w:b w:val="0"/>
          <w:bCs w:val="0"/>
          <w:i/>
          <w:iCs/>
        </w:rPr>
        <w:t>\SOFTWARE\Microsoft\Windows\CurrentVersion\Run</w:t>
      </w:r>
      <w:r w:rsidR="00AE1475" w:rsidRPr="00AE1475">
        <w:rPr>
          <w:rStyle w:val="Strong"/>
          <w:b w:val="0"/>
          <w:bCs w:val="0"/>
        </w:rPr>
        <w:t>”</w:t>
      </w:r>
    </w:p>
    <w:p w14:paraId="5D647963" w14:textId="6BF1ADD7" w:rsidR="003F07C5" w:rsidRDefault="006E2A44" w:rsidP="004D4E17">
      <w:pPr>
        <w:pStyle w:val="ListParagraph"/>
        <w:ind w:left="360" w:firstLineChars="0" w:firstLine="0"/>
      </w:pPr>
      <w:r w:rsidRPr="006E2A44">
        <w:rPr>
          <w:noProof/>
        </w:rPr>
        <w:drawing>
          <wp:inline distT="0" distB="0" distL="0" distR="0" wp14:anchorId="192DFB16" wp14:editId="20BB5A89">
            <wp:extent cx="5274310" cy="28460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6070"/>
                    </a:xfrm>
                    <a:prstGeom prst="rect">
                      <a:avLst/>
                    </a:prstGeom>
                    <a:noFill/>
                    <a:ln>
                      <a:noFill/>
                    </a:ln>
                  </pic:spPr>
                </pic:pic>
              </a:graphicData>
            </a:graphic>
          </wp:inline>
        </w:drawing>
      </w:r>
    </w:p>
    <w:p w14:paraId="46EBF9DB" w14:textId="38566157" w:rsidR="00147310" w:rsidRDefault="00147310">
      <w:pPr>
        <w:widowControl/>
        <w:jc w:val="left"/>
      </w:pPr>
    </w:p>
    <w:p w14:paraId="7D5944B6" w14:textId="64ADFA64" w:rsidR="001C1B69" w:rsidRDefault="001C1B69">
      <w:pPr>
        <w:widowControl/>
        <w:jc w:val="left"/>
      </w:pPr>
      <w:r>
        <w:br w:type="page"/>
      </w:r>
    </w:p>
    <w:p w14:paraId="7291A819" w14:textId="4706F5EE" w:rsidR="004D4E17" w:rsidRPr="005713A7" w:rsidRDefault="004D4E17" w:rsidP="004D4E17">
      <w:pPr>
        <w:rPr>
          <w:u w:val="single"/>
        </w:rPr>
      </w:pPr>
      <w:bookmarkStart w:id="157" w:name="_Toc48136379"/>
      <w:r w:rsidRPr="00CA7B68">
        <w:rPr>
          <w:rStyle w:val="Heading2Char"/>
          <w:rPrChange w:id="158" w:author="Winnie Wu" w:date="2020-08-06T15:42:00Z">
            <w:rPr>
              <w:u w:val="single"/>
            </w:rPr>
          </w:rPrChange>
        </w:rPr>
        <w:lastRenderedPageBreak/>
        <w:t xml:space="preserve">After the </w:t>
      </w:r>
      <w:del w:id="159" w:author="Winnie Wu" w:date="2020-08-06T15:42:00Z">
        <w:r w:rsidRPr="00CA7B68" w:rsidDel="00CA7B68">
          <w:rPr>
            <w:rStyle w:val="Heading2Char"/>
            <w:rPrChange w:id="160" w:author="Winnie Wu" w:date="2020-08-06T15:42:00Z">
              <w:rPr>
                <w:u w:val="single"/>
              </w:rPr>
            </w:rPrChange>
          </w:rPr>
          <w:delText>i</w:delText>
        </w:r>
      </w:del>
      <w:ins w:id="161" w:author="Winnie Wu" w:date="2020-08-06T15:42:00Z">
        <w:r w:rsidR="00CA7B68" w:rsidRPr="00CA7B68">
          <w:rPr>
            <w:rStyle w:val="Heading2Char"/>
            <w:rPrChange w:id="162" w:author="Winnie Wu" w:date="2020-08-06T15:42:00Z">
              <w:rPr/>
            </w:rPrChange>
          </w:rPr>
          <w:t>I</w:t>
        </w:r>
      </w:ins>
      <w:r w:rsidRPr="00CA7B68">
        <w:rPr>
          <w:rStyle w:val="Heading2Char"/>
          <w:rPrChange w:id="163" w:author="Winnie Wu" w:date="2020-08-06T15:42:00Z">
            <w:rPr>
              <w:u w:val="single"/>
            </w:rPr>
          </w:rPrChange>
        </w:rPr>
        <w:t>nstallation</w:t>
      </w:r>
      <w:bookmarkEnd w:id="157"/>
      <w:r w:rsidRPr="00CA7B68">
        <w:rPr>
          <w:rPrChange w:id="164" w:author="Winnie Wu" w:date="2020-08-06T15:42:00Z">
            <w:rPr>
              <w:u w:val="single"/>
            </w:rPr>
          </w:rPrChange>
        </w:rPr>
        <w:t xml:space="preserve"> </w:t>
      </w:r>
      <w:del w:id="165" w:author="Winnie Wu" w:date="2020-08-06T15:42:00Z">
        <w:r w:rsidR="00BB2010" w:rsidRPr="00CA7B68" w:rsidDel="00CA7B68">
          <w:rPr>
            <w:rPrChange w:id="166" w:author="Winnie Wu" w:date="2020-08-06T15:42:00Z">
              <w:rPr>
                <w:u w:val="single"/>
              </w:rPr>
            </w:rPrChange>
          </w:rPr>
          <w:delText>of DoctorJoeAgent</w:delText>
        </w:r>
        <w:r w:rsidRPr="005713A7" w:rsidDel="00CA7B68">
          <w:rPr>
            <w:u w:val="single"/>
          </w:rPr>
          <w:delText>-</w:delText>
        </w:r>
      </w:del>
    </w:p>
    <w:p w14:paraId="58EABED1" w14:textId="09F4D5AE" w:rsidR="004D4E17" w:rsidRDefault="00ED50C9" w:rsidP="004D4E17">
      <w:r>
        <w:t>The hp</w:t>
      </w:r>
      <w:r w:rsidR="004D4E17">
        <w:t>agentconfig.ini under the installation folder contains the web server address and port</w:t>
      </w:r>
      <w:r>
        <w:t xml:space="preserve"> which are configured during installation</w:t>
      </w:r>
      <w:r w:rsidR="004D4E17">
        <w:t xml:space="preserve">. </w:t>
      </w:r>
      <w:r>
        <w:t>If you don’t input them correctly during installation, you could manually change them by editing this config file.</w:t>
      </w:r>
    </w:p>
    <w:p w14:paraId="2D68F002" w14:textId="0D947574" w:rsidR="004D4E17" w:rsidRDefault="00C04A9A" w:rsidP="004D4E17">
      <w:r w:rsidRPr="00C04A9A">
        <w:rPr>
          <w:noProof/>
        </w:rPr>
        <w:drawing>
          <wp:inline distT="0" distB="0" distL="0" distR="0" wp14:anchorId="13CFA4E6" wp14:editId="55B5A131">
            <wp:extent cx="4427220" cy="3604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220" cy="3604260"/>
                    </a:xfrm>
                    <a:prstGeom prst="rect">
                      <a:avLst/>
                    </a:prstGeom>
                    <a:noFill/>
                    <a:ln>
                      <a:noFill/>
                    </a:ln>
                  </pic:spPr>
                </pic:pic>
              </a:graphicData>
            </a:graphic>
          </wp:inline>
        </w:drawing>
      </w:r>
    </w:p>
    <w:p w14:paraId="465805B0" w14:textId="39DEFE6A" w:rsidR="00BB2010" w:rsidRDefault="007B6CAB" w:rsidP="007B6CAB">
      <w:pPr>
        <w:widowControl/>
        <w:jc w:val="left"/>
      </w:pPr>
      <w:r>
        <w:br w:type="page"/>
      </w:r>
    </w:p>
    <w:p w14:paraId="2DCC35E6" w14:textId="61DCCBD3" w:rsidR="004D4E17" w:rsidRPr="00F63CAD" w:rsidRDefault="00345F5A">
      <w:pPr>
        <w:pStyle w:val="Heading1"/>
        <w:pPrChange w:id="167" w:author="Winnie Wu" w:date="2020-08-06T15:22:00Z">
          <w:pPr/>
        </w:pPrChange>
      </w:pPr>
      <w:bookmarkStart w:id="168" w:name="_Toc48136380"/>
      <w:r>
        <w:rPr>
          <w:rFonts w:hint="eastAsia"/>
        </w:rPr>
        <w:lastRenderedPageBreak/>
        <w:t>HorizonPeripheralsClient</w:t>
      </w:r>
      <w:r w:rsidR="004D4E17" w:rsidRPr="00F63CAD">
        <w:t xml:space="preserve"> Install Guide</w:t>
      </w:r>
      <w:bookmarkEnd w:id="168"/>
    </w:p>
    <w:p w14:paraId="0E3C82BD" w14:textId="5F0B2414" w:rsidR="004D4E17" w:rsidRDefault="004D4E17" w:rsidP="004D4E17">
      <w:commentRangeStart w:id="169"/>
      <w:del w:id="170" w:author="Winnie Wu" w:date="2020-08-06T15:44:00Z">
        <w:r w:rsidDel="00CA7B68">
          <w:rPr>
            <w:rFonts w:hint="eastAsia"/>
          </w:rPr>
          <w:delText>T</w:delText>
        </w:r>
        <w:r w:rsidDel="00CA7B68">
          <w:delText xml:space="preserve">his </w:delText>
        </w:r>
      </w:del>
      <w:r w:rsidR="00345F5A">
        <w:t>HorizonPeripheralsClient</w:t>
      </w:r>
      <w:r w:rsidR="00F14C64">
        <w:t>.msi</w:t>
      </w:r>
      <w:ins w:id="171" w:author="Winnie Wu" w:date="2020-08-06T15:44:00Z">
        <w:r w:rsidR="00CA7B68">
          <w:t xml:space="preserve"> </w:t>
        </w:r>
      </w:ins>
      <w:r>
        <w:t>is the installer to be run on your Horizon client machine.</w:t>
      </w:r>
      <w:ins w:id="172" w:author="Winnie Wu" w:date="2020-08-06T15:53:00Z">
        <w:r w:rsidR="004573DA">
          <w:t xml:space="preserve"> It doesn’t require</w:t>
        </w:r>
      </w:ins>
      <w:ins w:id="173" w:author="Winnie Wu" w:date="2020-08-06T15:57:00Z">
        <w:r w:rsidR="004573DA">
          <w:t xml:space="preserve"> the</w:t>
        </w:r>
      </w:ins>
      <w:ins w:id="174" w:author="Winnie Wu" w:date="2020-08-06T15:53:00Z">
        <w:r w:rsidR="004573DA">
          <w:t xml:space="preserve"> </w:t>
        </w:r>
      </w:ins>
      <w:ins w:id="175" w:author="Winnie Wu" w:date="2020-08-06T15:54:00Z">
        <w:r w:rsidR="004573DA">
          <w:t xml:space="preserve">administrator privilege to </w:t>
        </w:r>
      </w:ins>
      <w:r w:rsidR="00843DEB">
        <w:t>run</w:t>
      </w:r>
      <w:ins w:id="176" w:author="Winnie Wu" w:date="2020-08-06T15:54:00Z">
        <w:r w:rsidR="004573DA">
          <w:t>.</w:t>
        </w:r>
      </w:ins>
    </w:p>
    <w:p w14:paraId="42703964" w14:textId="2F82B7A3" w:rsidR="004D4E17" w:rsidRDefault="004D4E17" w:rsidP="004D4E17">
      <w:r>
        <w:t xml:space="preserve">You can choose the installation directory for </w:t>
      </w:r>
      <w:r w:rsidR="00345F5A">
        <w:t>HorizonPeripheralsClient</w:t>
      </w:r>
      <w:r>
        <w:t xml:space="preserve">. </w:t>
      </w:r>
      <w:r>
        <w:rPr>
          <w:rFonts w:hint="eastAsia"/>
        </w:rPr>
        <w:t>By</w:t>
      </w:r>
      <w:r>
        <w:t xml:space="preserve"> default, it is C:\</w:t>
      </w:r>
      <w:r w:rsidR="00345F5A">
        <w:t>HorizonPeripheralsClient</w:t>
      </w:r>
      <w:r>
        <w:t>.</w:t>
      </w:r>
      <w:commentRangeEnd w:id="169"/>
      <w:r w:rsidR="00CA7B68">
        <w:rPr>
          <w:rStyle w:val="CommentReference"/>
        </w:rPr>
        <w:commentReference w:id="169"/>
      </w:r>
    </w:p>
    <w:p w14:paraId="4CC3FD5B" w14:textId="4DC6AFA9" w:rsidR="0055679A" w:rsidRDefault="0055679A" w:rsidP="0055679A">
      <w:r w:rsidRPr="0055679A">
        <w:rPr>
          <w:noProof/>
        </w:rPr>
        <w:drawing>
          <wp:inline distT="0" distB="0" distL="0" distR="0" wp14:anchorId="33CC8808" wp14:editId="68F93256">
            <wp:extent cx="4678680" cy="36347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78680" cy="3634740"/>
                    </a:xfrm>
                    <a:prstGeom prst="rect">
                      <a:avLst/>
                    </a:prstGeom>
                    <a:noFill/>
                    <a:ln>
                      <a:noFill/>
                    </a:ln>
                  </pic:spPr>
                </pic:pic>
              </a:graphicData>
            </a:graphic>
          </wp:inline>
        </w:drawing>
      </w:r>
    </w:p>
    <w:p w14:paraId="33B1F9BE" w14:textId="755BBDB1" w:rsidR="007B6CAB" w:rsidRPr="0055679A" w:rsidRDefault="0055679A" w:rsidP="0055679A">
      <w:pPr>
        <w:widowControl/>
        <w:jc w:val="left"/>
      </w:pPr>
      <w:r>
        <w:br w:type="page"/>
      </w:r>
    </w:p>
    <w:p w14:paraId="7AFEFE2C" w14:textId="4785EA8D" w:rsidR="00386CD7" w:rsidRDefault="00386CD7" w:rsidP="009E2E7F">
      <w:pPr>
        <w:pStyle w:val="Heading1"/>
      </w:pPr>
      <w:bookmarkStart w:id="177" w:name="_Toc48136381"/>
      <w:r>
        <w:rPr>
          <w:rFonts w:hint="eastAsia"/>
        </w:rPr>
        <w:lastRenderedPageBreak/>
        <w:t>U</w:t>
      </w:r>
      <w:r>
        <w:t>ninstall</w:t>
      </w:r>
      <w:bookmarkEnd w:id="177"/>
    </w:p>
    <w:p w14:paraId="7784030E" w14:textId="5639D7C5" w:rsidR="009E2E7F" w:rsidRDefault="00B627D2" w:rsidP="009E2E7F">
      <w:r>
        <w:t xml:space="preserve">Go to the Uninstall a program entry in Control Panel. Uninstall the </w:t>
      </w:r>
      <w:r w:rsidR="00345F5A">
        <w:t>HorizonPeripheralsClient</w:t>
      </w:r>
      <w:r>
        <w:t xml:space="preserve"> and </w:t>
      </w:r>
      <w:r w:rsidR="00345F5A">
        <w:t>HorizonPeripheralsAgent</w:t>
      </w:r>
      <w:r>
        <w:t xml:space="preserve"> program</w:t>
      </w:r>
      <w:r w:rsidR="008D02DD">
        <w:t>s</w:t>
      </w:r>
      <w:r w:rsidR="00121F9D">
        <w:t xml:space="preserve">. </w:t>
      </w:r>
    </w:p>
    <w:p w14:paraId="290754C5" w14:textId="46EAB80D" w:rsidR="00B5355B" w:rsidRDefault="00D82063" w:rsidP="009E2E7F">
      <w:r w:rsidRPr="00D82063">
        <w:rPr>
          <w:noProof/>
        </w:rPr>
        <w:drawing>
          <wp:inline distT="0" distB="0" distL="0" distR="0" wp14:anchorId="1CC471C1" wp14:editId="7348E5C5">
            <wp:extent cx="5274310" cy="2305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05050"/>
                    </a:xfrm>
                    <a:prstGeom prst="rect">
                      <a:avLst/>
                    </a:prstGeom>
                    <a:noFill/>
                    <a:ln>
                      <a:noFill/>
                    </a:ln>
                  </pic:spPr>
                </pic:pic>
              </a:graphicData>
            </a:graphic>
          </wp:inline>
        </w:drawing>
      </w:r>
    </w:p>
    <w:p w14:paraId="3EA43DDC" w14:textId="44F863EF" w:rsidR="00B627D2" w:rsidRPr="009E2E7F" w:rsidRDefault="00B5355B" w:rsidP="00B5355B">
      <w:pPr>
        <w:widowControl/>
        <w:jc w:val="left"/>
      </w:pPr>
      <w:r>
        <w:br w:type="page"/>
      </w:r>
    </w:p>
    <w:p w14:paraId="54CD501E" w14:textId="03646F7A" w:rsidR="00D164FF" w:rsidRDefault="00B668ED">
      <w:pPr>
        <w:pStyle w:val="Heading1"/>
        <w:pPrChange w:id="178" w:author="Winnie Wu" w:date="2020-08-06T15:45:00Z">
          <w:pPr>
            <w:tabs>
              <w:tab w:val="left" w:pos="3120"/>
            </w:tabs>
          </w:pPr>
        </w:pPrChange>
      </w:pPr>
      <w:bookmarkStart w:id="179" w:name="_Toc48136382"/>
      <w:r w:rsidRPr="00B668ED">
        <w:lastRenderedPageBreak/>
        <w:t xml:space="preserve">Change </w:t>
      </w:r>
      <w:r w:rsidRPr="00B668ED">
        <w:rPr>
          <w:rFonts w:hint="eastAsia"/>
        </w:rPr>
        <w:t>HTTPS</w:t>
      </w:r>
      <w:r w:rsidRPr="00B668ED">
        <w:t xml:space="preserve"> </w:t>
      </w:r>
      <w:ins w:id="180" w:author="Winnie Wu" w:date="2020-08-06T15:45:00Z">
        <w:r w:rsidR="00CA7B68">
          <w:t>S</w:t>
        </w:r>
      </w:ins>
      <w:del w:id="181" w:author="Winnie Wu" w:date="2020-08-06T15:45:00Z">
        <w:r w:rsidRPr="00B668ED" w:rsidDel="00CA7B68">
          <w:rPr>
            <w:rFonts w:hint="eastAsia"/>
          </w:rPr>
          <w:delText>s</w:delText>
        </w:r>
      </w:del>
      <w:r w:rsidRPr="00B668ED">
        <w:rPr>
          <w:rFonts w:hint="eastAsia"/>
        </w:rPr>
        <w:t>ecurity</w:t>
      </w:r>
      <w:r w:rsidRPr="00B668ED">
        <w:t xml:space="preserve"> </w:t>
      </w:r>
      <w:ins w:id="182" w:author="Winnie Wu" w:date="2020-08-06T15:45:00Z">
        <w:r w:rsidR="00CA7B68">
          <w:t>C</w:t>
        </w:r>
      </w:ins>
      <w:del w:id="183" w:author="Winnie Wu" w:date="2020-08-06T15:45:00Z">
        <w:r w:rsidRPr="00B668ED" w:rsidDel="00CA7B68">
          <w:rPr>
            <w:rFonts w:hint="eastAsia"/>
          </w:rPr>
          <w:delText>c</w:delText>
        </w:r>
      </w:del>
      <w:r w:rsidRPr="00B668ED">
        <w:rPr>
          <w:rFonts w:hint="eastAsia"/>
        </w:rPr>
        <w:t>erti</w:t>
      </w:r>
      <w:r w:rsidRPr="00B668ED">
        <w:t xml:space="preserve">ficate </w:t>
      </w:r>
      <w:del w:id="184" w:author="Winnie Wu" w:date="2020-08-06T15:45:00Z">
        <w:r w:rsidRPr="00B668ED" w:rsidDel="00CA7B68">
          <w:delText>s</w:delText>
        </w:r>
      </w:del>
      <w:ins w:id="185" w:author="Winnie Wu" w:date="2020-08-06T15:45:00Z">
        <w:r w:rsidR="00CA7B68">
          <w:t>S</w:t>
        </w:r>
      </w:ins>
      <w:r w:rsidRPr="00B668ED">
        <w:t>ettings (Optional)</w:t>
      </w:r>
      <w:bookmarkEnd w:id="179"/>
    </w:p>
    <w:p w14:paraId="275BFB51" w14:textId="1E9F57FD" w:rsidR="00B668ED" w:rsidRDefault="00C02B27" w:rsidP="00D164FF">
      <w:pPr>
        <w:tabs>
          <w:tab w:val="left" w:pos="3120"/>
        </w:tabs>
      </w:pPr>
      <w:r>
        <w:rPr>
          <w:rFonts w:hint="eastAsia"/>
        </w:rPr>
        <w:t>B</w:t>
      </w:r>
      <w:r>
        <w:t xml:space="preserve">y default, </w:t>
      </w:r>
      <w:r w:rsidR="00451A95">
        <w:t>a</w:t>
      </w:r>
      <w:r>
        <w:t xml:space="preserve"> valid certificate </w:t>
      </w:r>
      <w:r w:rsidR="00451A95">
        <w:t xml:space="preserve">will be generated with the web </w:t>
      </w:r>
      <w:del w:id="186" w:author="Winnie Wu" w:date="2020-08-06T15:56:00Z">
        <w:r w:rsidR="00451A95" w:rsidDel="004573DA">
          <w:delText>ova</w:delText>
        </w:r>
      </w:del>
      <w:ins w:id="187" w:author="Winnie Wu" w:date="2020-08-06T15:56:00Z">
        <w:r w:rsidR="004573DA">
          <w:t>OVA</w:t>
        </w:r>
      </w:ins>
      <w:r w:rsidR="00451A95">
        <w:t xml:space="preserve"> server’s FQDN </w:t>
      </w:r>
      <w:ins w:id="188" w:author="Winnie Wu" w:date="2020-08-06T15:58:00Z">
        <w:r w:rsidR="004573DA">
          <w:t xml:space="preserve">signed </w:t>
        </w:r>
      </w:ins>
      <w:r w:rsidR="00451A95">
        <w:t>by a VMware internal rootCA</w:t>
      </w:r>
      <w:ins w:id="189" w:author="Winnie Wu" w:date="2020-08-06T15:51:00Z">
        <w:r w:rsidR="004573DA">
          <w:t xml:space="preserve"> </w:t>
        </w:r>
      </w:ins>
      <w:r w:rsidR="000D09C3">
        <w:t>after</w:t>
      </w:r>
      <w:ins w:id="190" w:author="Winnie Wu" w:date="2020-08-06T15:51:00Z">
        <w:r w:rsidR="004573DA">
          <w:t xml:space="preserve"> the </w:t>
        </w:r>
      </w:ins>
      <w:r w:rsidR="000D09C3">
        <w:t>deployment</w:t>
      </w:r>
      <w:ins w:id="191" w:author="Winnie Wu" w:date="2020-08-06T15:51:00Z">
        <w:r w:rsidR="004573DA">
          <w:t xml:space="preserve"> of Web </w:t>
        </w:r>
      </w:ins>
      <w:ins w:id="192" w:author="Winnie Wu" w:date="2020-08-06T15:56:00Z">
        <w:r w:rsidR="004573DA">
          <w:t>OVA</w:t>
        </w:r>
      </w:ins>
      <w:r w:rsidR="00451A95">
        <w:t xml:space="preserve">. This cert is then used by the HTTPS </w:t>
      </w:r>
      <w:ins w:id="193" w:author="Winnie Wu" w:date="2020-08-06T15:58:00Z">
        <w:r w:rsidR="004573DA">
          <w:t xml:space="preserve">communication between </w:t>
        </w:r>
      </w:ins>
      <w:r w:rsidR="00345F5A">
        <w:t>HorizonPeripheralsAgent</w:t>
      </w:r>
      <w:ins w:id="194" w:author="Winnie Wu" w:date="2020-08-06T15:58:00Z">
        <w:r w:rsidR="004573DA">
          <w:t xml:space="preserve"> and </w:t>
        </w:r>
      </w:ins>
      <w:del w:id="195" w:author="Winnie Wu" w:date="2020-08-06T15:58:00Z">
        <w:r w:rsidR="00451A95" w:rsidDel="004573DA">
          <w:delText xml:space="preserve">protocol configured on the </w:delText>
        </w:r>
      </w:del>
      <w:r w:rsidR="00451A95">
        <w:t xml:space="preserve">web </w:t>
      </w:r>
      <w:del w:id="196" w:author="Winnie Wu" w:date="2020-08-06T15:56:00Z">
        <w:r w:rsidR="00451A95" w:rsidDel="004573DA">
          <w:delText>ova</w:delText>
        </w:r>
      </w:del>
      <w:ins w:id="197" w:author="Winnie Wu" w:date="2020-08-06T15:56:00Z">
        <w:r w:rsidR="004573DA">
          <w:t>OVA</w:t>
        </w:r>
      </w:ins>
      <w:r w:rsidR="00451A95">
        <w:t xml:space="preserve"> server. </w:t>
      </w:r>
    </w:p>
    <w:p w14:paraId="2695A802" w14:textId="58CBC422" w:rsidR="00451A95" w:rsidRDefault="00451A95" w:rsidP="00D164FF">
      <w:pPr>
        <w:tabs>
          <w:tab w:val="left" w:pos="3120"/>
        </w:tabs>
      </w:pPr>
      <w:r>
        <w:rPr>
          <w:rFonts w:hint="eastAsia"/>
        </w:rPr>
        <w:t>I</w:t>
      </w:r>
      <w:r>
        <w:t xml:space="preserve">f you want to replace the auto-generated cert with another valid cert </w:t>
      </w:r>
      <w:r w:rsidR="003105C7">
        <w:t>singed</w:t>
      </w:r>
      <w:r>
        <w:t xml:space="preserve"> by </w:t>
      </w:r>
      <w:r w:rsidR="003105C7">
        <w:t>another</w:t>
      </w:r>
      <w:r>
        <w:t xml:space="preserve"> well-known rootCA instead of the VMware rootCA, please follow the steps below manually.</w:t>
      </w:r>
    </w:p>
    <w:p w14:paraId="0C599009" w14:textId="273FA92F" w:rsidR="007659F3" w:rsidRDefault="007659F3" w:rsidP="007307C3">
      <w:pPr>
        <w:pStyle w:val="ListParagraph"/>
        <w:numPr>
          <w:ilvl w:val="0"/>
          <w:numId w:val="6"/>
        </w:numPr>
        <w:ind w:firstLineChars="0"/>
      </w:pPr>
      <w:r>
        <w:t>Apply for a valid cert from a well-known rootCA. Get the private key (&lt;fqdn&gt;.key) and cert file (&lt;fqdn&gt;.crt) ready.</w:t>
      </w:r>
    </w:p>
    <w:p w14:paraId="1ED0966B" w14:textId="7A8C0F7B" w:rsidR="007307C3" w:rsidRDefault="007307C3" w:rsidP="007307C3">
      <w:pPr>
        <w:pStyle w:val="ListParagraph"/>
        <w:numPr>
          <w:ilvl w:val="0"/>
          <w:numId w:val="6"/>
        </w:numPr>
        <w:ind w:firstLineChars="0"/>
      </w:pPr>
      <w:r>
        <w:t xml:space="preserve">On web </w:t>
      </w:r>
      <w:ins w:id="198" w:author="Winnie Wu" w:date="2020-08-06T15:56:00Z">
        <w:r w:rsidR="004573DA">
          <w:t>OVA</w:t>
        </w:r>
      </w:ins>
      <w:del w:id="199" w:author="Winnie Wu" w:date="2020-08-06T15:56:00Z">
        <w:r w:rsidDel="004573DA">
          <w:delText>ova</w:delText>
        </w:r>
      </w:del>
      <w:ins w:id="200" w:author="Winnie Wu" w:date="2020-08-06T15:56:00Z">
        <w:r w:rsidR="004573DA">
          <w:t>OVA</w:t>
        </w:r>
      </w:ins>
      <w:r>
        <w:t xml:space="preserve"> server, copy the key and cert files to </w:t>
      </w:r>
      <w:r w:rsidRPr="007307C3">
        <w:t>/etc/nginx/</w:t>
      </w:r>
      <w:r>
        <w:t xml:space="preserve"> folder. Edit the /etc/nginx/nginx.conf to replace the ssl_certificate and ssl_certificate_key options with &lt;fqdn&gt;.crt and &lt;fqdn&gt;.key. Reboot the web </w:t>
      </w:r>
      <w:del w:id="201" w:author="Winnie Wu" w:date="2020-08-06T15:56:00Z">
        <w:r w:rsidDel="004573DA">
          <w:delText>ova</w:delText>
        </w:r>
      </w:del>
      <w:ins w:id="202" w:author="Winnie Wu" w:date="2020-08-06T15:56:00Z">
        <w:r w:rsidR="004573DA">
          <w:t>OVA</w:t>
        </w:r>
      </w:ins>
      <w:r>
        <w:t xml:space="preserve"> server to apply the change.</w:t>
      </w:r>
    </w:p>
    <w:p w14:paraId="5D289341" w14:textId="181474C7" w:rsidR="007307C3" w:rsidRDefault="008B291A" w:rsidP="007307C3">
      <w:pPr>
        <w:pStyle w:val="ListParagraph"/>
        <w:numPr>
          <w:ilvl w:val="0"/>
          <w:numId w:val="6"/>
        </w:numPr>
        <w:ind w:firstLineChars="0"/>
      </w:pPr>
      <w:r>
        <w:t xml:space="preserve">Get the public certificate of the well-known rootCA (rootca.pem). Copy it to the </w:t>
      </w:r>
      <w:r w:rsidR="00345F5A">
        <w:t>HorizonPeripheralsAgent</w:t>
      </w:r>
      <w:r>
        <w:t xml:space="preserve"> install directory on Horizon agent machine.</w:t>
      </w:r>
    </w:p>
    <w:p w14:paraId="40F02B04" w14:textId="56D9FE91" w:rsidR="007307C3" w:rsidRPr="00C02B27" w:rsidRDefault="008B291A" w:rsidP="007307C3">
      <w:pPr>
        <w:pStyle w:val="ListParagraph"/>
        <w:numPr>
          <w:ilvl w:val="0"/>
          <w:numId w:val="6"/>
        </w:numPr>
        <w:ind w:firstLineChars="0"/>
      </w:pPr>
      <w:r>
        <w:t xml:space="preserve">Relaunch </w:t>
      </w:r>
      <w:r w:rsidR="00345F5A">
        <w:t>HorizonPeripheralsAgent</w:t>
      </w:r>
      <w:r>
        <w:t>.exe to apply the change.</w:t>
      </w:r>
    </w:p>
    <w:sectPr w:rsidR="007307C3" w:rsidRPr="00C02B2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9" w:author="Winnie Wu" w:date="2020-08-06T15:50:00Z" w:initials="WW">
    <w:p w14:paraId="20E63181" w14:textId="213C64D9" w:rsidR="00CA7B68" w:rsidRDefault="00CA7B68">
      <w:pPr>
        <w:pStyle w:val="CommentText"/>
      </w:pPr>
      <w:r>
        <w:rPr>
          <w:rStyle w:val="CommentReference"/>
        </w:rPr>
        <w:annotationRef/>
      </w:r>
      <w:r w:rsidRPr="00CA7B68">
        <w:cr/>
        <w:t>安装client需要管理员权限吗? 如果不需要，</w:t>
      </w:r>
      <w:r>
        <w:rPr>
          <w:rFonts w:hint="eastAsia"/>
        </w:rPr>
        <w:t>我们应该</w:t>
      </w:r>
      <w:r w:rsidR="004573DA">
        <w:rPr>
          <w:rFonts w:hint="eastAsia"/>
        </w:rPr>
        <w:t>显式写出不需要。另外一个，如果不需要管理员权限，</w:t>
      </w:r>
      <w:r w:rsidRPr="00CA7B68">
        <w:t>我们是否可以把缺省路径改到%HOMEPATH%, 一般是c:\Documents and Settings\&lt;user name&gt;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0E6318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6A53D" w16cex:dateUtc="2020-08-06T0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0E63181" w16cid:durableId="22D6A5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F0B5E" w14:textId="77777777" w:rsidR="00580CAA" w:rsidRDefault="00580CAA" w:rsidP="002C568A">
      <w:r>
        <w:separator/>
      </w:r>
    </w:p>
  </w:endnote>
  <w:endnote w:type="continuationSeparator" w:id="0">
    <w:p w14:paraId="1706B008" w14:textId="77777777" w:rsidR="00580CAA" w:rsidRDefault="00580CAA" w:rsidP="002C5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67D65" w14:textId="77777777" w:rsidR="00580CAA" w:rsidRDefault="00580CAA" w:rsidP="002C568A">
      <w:r>
        <w:separator/>
      </w:r>
    </w:p>
  </w:footnote>
  <w:footnote w:type="continuationSeparator" w:id="0">
    <w:p w14:paraId="0138931A" w14:textId="77777777" w:rsidR="00580CAA" w:rsidRDefault="00580CAA" w:rsidP="002C56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720E44"/>
    <w:multiLevelType w:val="hybridMultilevel"/>
    <w:tmpl w:val="848EDE8E"/>
    <w:lvl w:ilvl="0" w:tplc="C4186ACC">
      <w:numFmt w:val="bullet"/>
      <w:lvlText w:val=""/>
      <w:lvlJc w:val="left"/>
      <w:pPr>
        <w:ind w:left="786" w:hanging="360"/>
      </w:pPr>
      <w:rPr>
        <w:rFonts w:ascii="Wingdings" w:eastAsiaTheme="minorEastAsia" w:hAnsi="Wingdings" w:cstheme="minorBidi"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 w15:restartNumberingAfterBreak="0">
    <w:nsid w:val="114B0C68"/>
    <w:multiLevelType w:val="hybridMultilevel"/>
    <w:tmpl w:val="7A3AA23E"/>
    <w:lvl w:ilvl="0" w:tplc="5AEA3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377701"/>
    <w:multiLevelType w:val="hybridMultilevel"/>
    <w:tmpl w:val="9E68747E"/>
    <w:lvl w:ilvl="0" w:tplc="022EE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4E0527"/>
    <w:multiLevelType w:val="hybridMultilevel"/>
    <w:tmpl w:val="93967844"/>
    <w:lvl w:ilvl="0" w:tplc="329E6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F34492"/>
    <w:multiLevelType w:val="hybridMultilevel"/>
    <w:tmpl w:val="DE809642"/>
    <w:lvl w:ilvl="0" w:tplc="A244AD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1351D4"/>
    <w:multiLevelType w:val="hybridMultilevel"/>
    <w:tmpl w:val="17741E4E"/>
    <w:lvl w:ilvl="0" w:tplc="1F7E7C1C">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DA13FA"/>
    <w:multiLevelType w:val="hybridMultilevel"/>
    <w:tmpl w:val="FF90CABE"/>
    <w:lvl w:ilvl="0" w:tplc="7FB25E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B90F3D"/>
    <w:multiLevelType w:val="hybridMultilevel"/>
    <w:tmpl w:val="7A3AA23E"/>
    <w:lvl w:ilvl="0" w:tplc="5AEA3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049498F"/>
    <w:multiLevelType w:val="hybridMultilevel"/>
    <w:tmpl w:val="47A29014"/>
    <w:lvl w:ilvl="0" w:tplc="802A29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3"/>
  </w:num>
  <w:num w:numId="4">
    <w:abstractNumId w:val="1"/>
  </w:num>
  <w:num w:numId="5">
    <w:abstractNumId w:val="6"/>
  </w:num>
  <w:num w:numId="6">
    <w:abstractNumId w:val="8"/>
  </w:num>
  <w:num w:numId="7">
    <w:abstractNumId w:val="0"/>
  </w:num>
  <w:num w:numId="8">
    <w:abstractNumId w:val="4"/>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nnie Wu">
    <w15:presenceInfo w15:providerId="AD" w15:userId="S::wuy@vmware.com::5630199d-8365-4da0-9846-2323807a9169"/>
  </w15:person>
  <w15:person w15:author="Joe Zhao">
    <w15:presenceInfo w15:providerId="AD" w15:userId="S::joez@vmware.com::96524ee9-a921-4396-b1d1-7c6ac18b3c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DA4"/>
    <w:rsid w:val="00025049"/>
    <w:rsid w:val="00030E1C"/>
    <w:rsid w:val="00035CBE"/>
    <w:rsid w:val="00042809"/>
    <w:rsid w:val="00054C83"/>
    <w:rsid w:val="00065447"/>
    <w:rsid w:val="00071FF2"/>
    <w:rsid w:val="00086D7C"/>
    <w:rsid w:val="000A06E7"/>
    <w:rsid w:val="000D09C3"/>
    <w:rsid w:val="00105776"/>
    <w:rsid w:val="00120DFE"/>
    <w:rsid w:val="00121F9D"/>
    <w:rsid w:val="00147310"/>
    <w:rsid w:val="001800F4"/>
    <w:rsid w:val="001C1B69"/>
    <w:rsid w:val="001E6096"/>
    <w:rsid w:val="00253BA1"/>
    <w:rsid w:val="00287DA4"/>
    <w:rsid w:val="002B1023"/>
    <w:rsid w:val="002C112F"/>
    <w:rsid w:val="002C249E"/>
    <w:rsid w:val="002C568A"/>
    <w:rsid w:val="002C6747"/>
    <w:rsid w:val="00302F76"/>
    <w:rsid w:val="00303D8A"/>
    <w:rsid w:val="00306907"/>
    <w:rsid w:val="003105C7"/>
    <w:rsid w:val="00333369"/>
    <w:rsid w:val="00345F5A"/>
    <w:rsid w:val="003568B8"/>
    <w:rsid w:val="00374286"/>
    <w:rsid w:val="00374773"/>
    <w:rsid w:val="00386CD7"/>
    <w:rsid w:val="00391E6F"/>
    <w:rsid w:val="00397A8B"/>
    <w:rsid w:val="003B119A"/>
    <w:rsid w:val="003D44FD"/>
    <w:rsid w:val="003D4A55"/>
    <w:rsid w:val="003E0657"/>
    <w:rsid w:val="003E0BFE"/>
    <w:rsid w:val="003E42A1"/>
    <w:rsid w:val="003F07C5"/>
    <w:rsid w:val="003F0A56"/>
    <w:rsid w:val="003F171A"/>
    <w:rsid w:val="003F55C3"/>
    <w:rsid w:val="003F693E"/>
    <w:rsid w:val="00423DCA"/>
    <w:rsid w:val="004330D1"/>
    <w:rsid w:val="00440E19"/>
    <w:rsid w:val="00447601"/>
    <w:rsid w:val="00451A95"/>
    <w:rsid w:val="00455952"/>
    <w:rsid w:val="00456AFA"/>
    <w:rsid w:val="004573DA"/>
    <w:rsid w:val="00484D5E"/>
    <w:rsid w:val="004D40D0"/>
    <w:rsid w:val="004D4E17"/>
    <w:rsid w:val="004E20BA"/>
    <w:rsid w:val="005040F5"/>
    <w:rsid w:val="005243E7"/>
    <w:rsid w:val="00524FF6"/>
    <w:rsid w:val="005438A8"/>
    <w:rsid w:val="00545DD8"/>
    <w:rsid w:val="0055679A"/>
    <w:rsid w:val="005615BC"/>
    <w:rsid w:val="00566FDE"/>
    <w:rsid w:val="005713A7"/>
    <w:rsid w:val="0057232C"/>
    <w:rsid w:val="00580CAA"/>
    <w:rsid w:val="0059616C"/>
    <w:rsid w:val="005964E8"/>
    <w:rsid w:val="005F41DC"/>
    <w:rsid w:val="006030AA"/>
    <w:rsid w:val="00606AEA"/>
    <w:rsid w:val="006102CE"/>
    <w:rsid w:val="006220D6"/>
    <w:rsid w:val="006236D1"/>
    <w:rsid w:val="0063363E"/>
    <w:rsid w:val="00651610"/>
    <w:rsid w:val="00676ED6"/>
    <w:rsid w:val="00685C1C"/>
    <w:rsid w:val="006D6C9C"/>
    <w:rsid w:val="006D7E7E"/>
    <w:rsid w:val="006E0A7E"/>
    <w:rsid w:val="006E2A44"/>
    <w:rsid w:val="006F79F8"/>
    <w:rsid w:val="007014D2"/>
    <w:rsid w:val="00724AB6"/>
    <w:rsid w:val="007307C3"/>
    <w:rsid w:val="00762BEE"/>
    <w:rsid w:val="007659F3"/>
    <w:rsid w:val="00765DDD"/>
    <w:rsid w:val="00791561"/>
    <w:rsid w:val="00796AFA"/>
    <w:rsid w:val="007A36BC"/>
    <w:rsid w:val="007B6CAB"/>
    <w:rsid w:val="007E3E7D"/>
    <w:rsid w:val="00810D21"/>
    <w:rsid w:val="00831C91"/>
    <w:rsid w:val="00843DEB"/>
    <w:rsid w:val="008511E6"/>
    <w:rsid w:val="00870765"/>
    <w:rsid w:val="008865DD"/>
    <w:rsid w:val="008B291A"/>
    <w:rsid w:val="008D02DD"/>
    <w:rsid w:val="008D0866"/>
    <w:rsid w:val="008E4B06"/>
    <w:rsid w:val="008F3914"/>
    <w:rsid w:val="009314EC"/>
    <w:rsid w:val="00941C95"/>
    <w:rsid w:val="009732A3"/>
    <w:rsid w:val="009B0475"/>
    <w:rsid w:val="009B151C"/>
    <w:rsid w:val="009E2E7F"/>
    <w:rsid w:val="00A1420F"/>
    <w:rsid w:val="00A1507D"/>
    <w:rsid w:val="00A16198"/>
    <w:rsid w:val="00A2575B"/>
    <w:rsid w:val="00A307D2"/>
    <w:rsid w:val="00A31859"/>
    <w:rsid w:val="00A53C66"/>
    <w:rsid w:val="00A57326"/>
    <w:rsid w:val="00A57AA4"/>
    <w:rsid w:val="00A60AC7"/>
    <w:rsid w:val="00A617E2"/>
    <w:rsid w:val="00A6540C"/>
    <w:rsid w:val="00A66E78"/>
    <w:rsid w:val="00A74912"/>
    <w:rsid w:val="00A8347D"/>
    <w:rsid w:val="00A85BE3"/>
    <w:rsid w:val="00A97284"/>
    <w:rsid w:val="00AB1784"/>
    <w:rsid w:val="00AC63CE"/>
    <w:rsid w:val="00AD390F"/>
    <w:rsid w:val="00AE1475"/>
    <w:rsid w:val="00AE6188"/>
    <w:rsid w:val="00AE6773"/>
    <w:rsid w:val="00B11E41"/>
    <w:rsid w:val="00B43160"/>
    <w:rsid w:val="00B5355B"/>
    <w:rsid w:val="00B57892"/>
    <w:rsid w:val="00B61479"/>
    <w:rsid w:val="00B627D2"/>
    <w:rsid w:val="00B668ED"/>
    <w:rsid w:val="00B90107"/>
    <w:rsid w:val="00B90AC9"/>
    <w:rsid w:val="00BA5BA8"/>
    <w:rsid w:val="00BB2010"/>
    <w:rsid w:val="00BC5DD1"/>
    <w:rsid w:val="00BC6222"/>
    <w:rsid w:val="00BE38BF"/>
    <w:rsid w:val="00C02B27"/>
    <w:rsid w:val="00C03B38"/>
    <w:rsid w:val="00C04A9A"/>
    <w:rsid w:val="00C056F5"/>
    <w:rsid w:val="00C7173A"/>
    <w:rsid w:val="00C934EF"/>
    <w:rsid w:val="00CA0240"/>
    <w:rsid w:val="00CA7B68"/>
    <w:rsid w:val="00CA7D06"/>
    <w:rsid w:val="00CC5154"/>
    <w:rsid w:val="00CD5A9A"/>
    <w:rsid w:val="00D07C8E"/>
    <w:rsid w:val="00D164FF"/>
    <w:rsid w:val="00D165C0"/>
    <w:rsid w:val="00D17FCF"/>
    <w:rsid w:val="00D5395B"/>
    <w:rsid w:val="00D80AC9"/>
    <w:rsid w:val="00D82063"/>
    <w:rsid w:val="00DA2EAA"/>
    <w:rsid w:val="00DB5441"/>
    <w:rsid w:val="00DB728A"/>
    <w:rsid w:val="00DD32B2"/>
    <w:rsid w:val="00DD5CDB"/>
    <w:rsid w:val="00DD7DAF"/>
    <w:rsid w:val="00DF5595"/>
    <w:rsid w:val="00E03C24"/>
    <w:rsid w:val="00E041D2"/>
    <w:rsid w:val="00E073EC"/>
    <w:rsid w:val="00E25AE6"/>
    <w:rsid w:val="00E408C7"/>
    <w:rsid w:val="00E464C7"/>
    <w:rsid w:val="00E67327"/>
    <w:rsid w:val="00E933C9"/>
    <w:rsid w:val="00EA3331"/>
    <w:rsid w:val="00EB1EA1"/>
    <w:rsid w:val="00EB7F40"/>
    <w:rsid w:val="00ED300D"/>
    <w:rsid w:val="00ED50C9"/>
    <w:rsid w:val="00EE0110"/>
    <w:rsid w:val="00EE6E63"/>
    <w:rsid w:val="00EF4FB7"/>
    <w:rsid w:val="00F07E60"/>
    <w:rsid w:val="00F1359C"/>
    <w:rsid w:val="00F14C64"/>
    <w:rsid w:val="00F2345E"/>
    <w:rsid w:val="00F2501B"/>
    <w:rsid w:val="00F32D2A"/>
    <w:rsid w:val="00F4161C"/>
    <w:rsid w:val="00F501E4"/>
    <w:rsid w:val="00F56370"/>
    <w:rsid w:val="00F63CAD"/>
    <w:rsid w:val="00F82908"/>
    <w:rsid w:val="00F852E9"/>
    <w:rsid w:val="00F922B7"/>
    <w:rsid w:val="00FA0A5B"/>
    <w:rsid w:val="00FA68B3"/>
    <w:rsid w:val="00FB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CC4AA"/>
  <w15:chartTrackingRefBased/>
  <w15:docId w15:val="{1868870C-50E6-4623-BBBF-94F6DB16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8707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3F693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7DA4"/>
    <w:pPr>
      <w:ind w:firstLineChars="200" w:firstLine="420"/>
    </w:pPr>
  </w:style>
  <w:style w:type="character" w:styleId="Strong">
    <w:name w:val="Strong"/>
    <w:basedOn w:val="DefaultParagraphFont"/>
    <w:uiPriority w:val="22"/>
    <w:qFormat/>
    <w:rsid w:val="00456AFA"/>
    <w:rPr>
      <w:b/>
      <w:bCs/>
    </w:rPr>
  </w:style>
  <w:style w:type="character" w:styleId="Hyperlink">
    <w:name w:val="Hyperlink"/>
    <w:basedOn w:val="DefaultParagraphFont"/>
    <w:uiPriority w:val="99"/>
    <w:unhideWhenUsed/>
    <w:rsid w:val="00042809"/>
    <w:rPr>
      <w:color w:val="0563C1" w:themeColor="hyperlink"/>
      <w:u w:val="single"/>
    </w:rPr>
  </w:style>
  <w:style w:type="character" w:styleId="UnresolvedMention">
    <w:name w:val="Unresolved Mention"/>
    <w:basedOn w:val="DefaultParagraphFont"/>
    <w:uiPriority w:val="99"/>
    <w:semiHidden/>
    <w:unhideWhenUsed/>
    <w:rsid w:val="00042809"/>
    <w:rPr>
      <w:color w:val="605E5C"/>
      <w:shd w:val="clear" w:color="auto" w:fill="E1DFDD"/>
    </w:rPr>
  </w:style>
  <w:style w:type="character" w:styleId="HTMLCode">
    <w:name w:val="HTML Code"/>
    <w:basedOn w:val="DefaultParagraphFont"/>
    <w:uiPriority w:val="99"/>
    <w:semiHidden/>
    <w:unhideWhenUsed/>
    <w:rsid w:val="007307C3"/>
    <w:rPr>
      <w:rFonts w:ascii="宋体" w:eastAsia="宋体" w:hAnsi="宋体" w:cs="宋体"/>
      <w:sz w:val="24"/>
      <w:szCs w:val="24"/>
    </w:rPr>
  </w:style>
  <w:style w:type="character" w:customStyle="1" w:styleId="Heading1Char">
    <w:name w:val="Heading 1 Char"/>
    <w:basedOn w:val="DefaultParagraphFont"/>
    <w:link w:val="Heading1"/>
    <w:uiPriority w:val="9"/>
    <w:rsid w:val="00870765"/>
    <w:rPr>
      <w:b/>
      <w:bCs/>
      <w:kern w:val="44"/>
      <w:sz w:val="44"/>
      <w:szCs w:val="44"/>
    </w:rPr>
  </w:style>
  <w:style w:type="paragraph" w:styleId="TOCHeading">
    <w:name w:val="TOC Heading"/>
    <w:basedOn w:val="Heading1"/>
    <w:next w:val="Normal"/>
    <w:uiPriority w:val="39"/>
    <w:unhideWhenUsed/>
    <w:qFormat/>
    <w:rsid w:val="0087076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BalloonText">
    <w:name w:val="Balloon Text"/>
    <w:basedOn w:val="Normal"/>
    <w:link w:val="BalloonTextChar"/>
    <w:uiPriority w:val="99"/>
    <w:semiHidden/>
    <w:unhideWhenUsed/>
    <w:rsid w:val="00EB1EA1"/>
    <w:rPr>
      <w:sz w:val="18"/>
      <w:szCs w:val="18"/>
    </w:rPr>
  </w:style>
  <w:style w:type="character" w:customStyle="1" w:styleId="BalloonTextChar">
    <w:name w:val="Balloon Text Char"/>
    <w:basedOn w:val="DefaultParagraphFont"/>
    <w:link w:val="BalloonText"/>
    <w:uiPriority w:val="99"/>
    <w:semiHidden/>
    <w:rsid w:val="00EB1EA1"/>
    <w:rPr>
      <w:sz w:val="18"/>
      <w:szCs w:val="18"/>
    </w:rPr>
  </w:style>
  <w:style w:type="paragraph" w:styleId="Title">
    <w:name w:val="Title"/>
    <w:basedOn w:val="Normal"/>
    <w:next w:val="Normal"/>
    <w:link w:val="TitleChar"/>
    <w:uiPriority w:val="10"/>
    <w:qFormat/>
    <w:rsid w:val="003F693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93E"/>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3F693E"/>
    <w:pPr>
      <w:spacing w:after="100"/>
    </w:pPr>
  </w:style>
  <w:style w:type="character" w:customStyle="1" w:styleId="Heading2Char">
    <w:name w:val="Heading 2 Char"/>
    <w:basedOn w:val="DefaultParagraphFont"/>
    <w:link w:val="Heading2"/>
    <w:uiPriority w:val="9"/>
    <w:rsid w:val="003F69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F693E"/>
    <w:pPr>
      <w:spacing w:after="100"/>
      <w:ind w:left="210"/>
    </w:pPr>
  </w:style>
  <w:style w:type="paragraph" w:styleId="Subtitle">
    <w:name w:val="Subtitle"/>
    <w:basedOn w:val="Normal"/>
    <w:next w:val="Normal"/>
    <w:link w:val="SubtitleChar"/>
    <w:uiPriority w:val="11"/>
    <w:qFormat/>
    <w:rsid w:val="003F693E"/>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3F693E"/>
    <w:rPr>
      <w:color w:val="5A5A5A" w:themeColor="text1" w:themeTint="A5"/>
      <w:spacing w:val="15"/>
      <w:sz w:val="22"/>
    </w:rPr>
  </w:style>
  <w:style w:type="character" w:styleId="CommentReference">
    <w:name w:val="annotation reference"/>
    <w:basedOn w:val="DefaultParagraphFont"/>
    <w:uiPriority w:val="99"/>
    <w:semiHidden/>
    <w:unhideWhenUsed/>
    <w:rsid w:val="00CA7B68"/>
    <w:rPr>
      <w:sz w:val="16"/>
      <w:szCs w:val="16"/>
    </w:rPr>
  </w:style>
  <w:style w:type="paragraph" w:styleId="CommentText">
    <w:name w:val="annotation text"/>
    <w:basedOn w:val="Normal"/>
    <w:link w:val="CommentTextChar"/>
    <w:uiPriority w:val="99"/>
    <w:semiHidden/>
    <w:unhideWhenUsed/>
    <w:rsid w:val="00CA7B68"/>
    <w:rPr>
      <w:sz w:val="20"/>
      <w:szCs w:val="20"/>
    </w:rPr>
  </w:style>
  <w:style w:type="character" w:customStyle="1" w:styleId="CommentTextChar">
    <w:name w:val="Comment Text Char"/>
    <w:basedOn w:val="DefaultParagraphFont"/>
    <w:link w:val="CommentText"/>
    <w:uiPriority w:val="99"/>
    <w:semiHidden/>
    <w:rsid w:val="00CA7B68"/>
    <w:rPr>
      <w:sz w:val="20"/>
      <w:szCs w:val="20"/>
    </w:rPr>
  </w:style>
  <w:style w:type="paragraph" w:styleId="CommentSubject">
    <w:name w:val="annotation subject"/>
    <w:basedOn w:val="CommentText"/>
    <w:next w:val="CommentText"/>
    <w:link w:val="CommentSubjectChar"/>
    <w:uiPriority w:val="99"/>
    <w:semiHidden/>
    <w:unhideWhenUsed/>
    <w:rsid w:val="00CA7B68"/>
    <w:rPr>
      <w:b/>
      <w:bCs/>
    </w:rPr>
  </w:style>
  <w:style w:type="character" w:customStyle="1" w:styleId="CommentSubjectChar">
    <w:name w:val="Comment Subject Char"/>
    <w:basedOn w:val="CommentTextChar"/>
    <w:link w:val="CommentSubject"/>
    <w:uiPriority w:val="99"/>
    <w:semiHidden/>
    <w:rsid w:val="00CA7B68"/>
    <w:rPr>
      <w:b/>
      <w:bCs/>
      <w:sz w:val="20"/>
      <w:szCs w:val="20"/>
    </w:rPr>
  </w:style>
  <w:style w:type="character" w:styleId="FollowedHyperlink">
    <w:name w:val="FollowedHyperlink"/>
    <w:basedOn w:val="DefaultParagraphFont"/>
    <w:uiPriority w:val="99"/>
    <w:semiHidden/>
    <w:unhideWhenUsed/>
    <w:rsid w:val="00F501E4"/>
    <w:rPr>
      <w:color w:val="954F72" w:themeColor="followedHyperlink"/>
      <w:u w:val="single"/>
    </w:rPr>
  </w:style>
  <w:style w:type="paragraph" w:styleId="Header">
    <w:name w:val="header"/>
    <w:basedOn w:val="Normal"/>
    <w:link w:val="HeaderChar"/>
    <w:uiPriority w:val="99"/>
    <w:unhideWhenUsed/>
    <w:rsid w:val="002C568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C568A"/>
    <w:rPr>
      <w:sz w:val="18"/>
      <w:szCs w:val="18"/>
    </w:rPr>
  </w:style>
  <w:style w:type="paragraph" w:styleId="Footer">
    <w:name w:val="footer"/>
    <w:basedOn w:val="Normal"/>
    <w:link w:val="FooterChar"/>
    <w:uiPriority w:val="99"/>
    <w:unhideWhenUsed/>
    <w:rsid w:val="002C568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C568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6058065">
      <w:bodyDiv w:val="1"/>
      <w:marLeft w:val="0"/>
      <w:marRight w:val="0"/>
      <w:marTop w:val="0"/>
      <w:marBottom w:val="0"/>
      <w:divBdr>
        <w:top w:val="none" w:sz="0" w:space="0" w:color="auto"/>
        <w:left w:val="none" w:sz="0" w:space="0" w:color="auto"/>
        <w:bottom w:val="none" w:sz="0" w:space="0" w:color="auto"/>
        <w:right w:val="none" w:sz="0" w:space="0" w:color="auto"/>
      </w:divBdr>
      <w:divsChild>
        <w:div w:id="783306798">
          <w:marLeft w:val="0"/>
          <w:marRight w:val="0"/>
          <w:marTop w:val="0"/>
          <w:marBottom w:val="0"/>
          <w:divBdr>
            <w:top w:val="none" w:sz="0" w:space="0" w:color="auto"/>
            <w:left w:val="none" w:sz="0" w:space="0" w:color="auto"/>
            <w:bottom w:val="none" w:sz="0" w:space="0" w:color="auto"/>
            <w:right w:val="none" w:sz="0" w:space="0" w:color="auto"/>
          </w:divBdr>
        </w:div>
        <w:div w:id="11012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0ABB9-3A3D-4CAB-8240-5D4031665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12</Pages>
  <Words>1427</Words>
  <Characters>8140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FADE Y.</dc:creator>
  <cp:keywords/>
  <dc:description/>
  <cp:lastModifiedBy>Joe Zhao</cp:lastModifiedBy>
  <cp:revision>155</cp:revision>
  <cp:lastPrinted>2020-09-09T06:32:00Z</cp:lastPrinted>
  <dcterms:created xsi:type="dcterms:W3CDTF">2020-08-06T06:50:00Z</dcterms:created>
  <dcterms:modified xsi:type="dcterms:W3CDTF">2020-09-14T07:40:00Z</dcterms:modified>
</cp:coreProperties>
</file>