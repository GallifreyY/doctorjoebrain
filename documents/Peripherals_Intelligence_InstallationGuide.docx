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  <w:rPr>
          <w:ins w:id="0" w:author="Winnie Wu" w:date="2020-08-06T15:25:00Z"/>
        </w:rPr>
      </w:pPr>
      <w:ins w:id="1" w:author="Winnie Wu" w:date="2020-08-06T15:17:00Z">
        <w:r>
          <w:t xml:space="preserve">Installation Guide for </w:t>
        </w:r>
        <w:r>
          <w:br/>
        </w:r>
      </w:ins>
      <w:r w:rsidR="00E03C24">
        <w:t>Horizon Peripherals Intelligence</w:t>
      </w:r>
    </w:p>
    <w:p w14:paraId="646FA61B" w14:textId="77777777" w:rsidR="003F693E" w:rsidRPr="003F693E" w:rsidRDefault="003F693E">
      <w:pPr>
        <w:rPr>
          <w:ins w:id="2" w:author="Winnie Wu" w:date="2020-08-06T15:25:00Z"/>
        </w:rPr>
        <w:pPrChange w:id="3" w:author="Winnie Wu" w:date="2020-08-06T15:25:00Z">
          <w:pPr>
            <w:pStyle w:val="Title"/>
          </w:pPr>
        </w:pPrChange>
      </w:pPr>
    </w:p>
    <w:p w14:paraId="7A515CE6" w14:textId="6E8E9C8F" w:rsidR="003F693E" w:rsidRPr="003F693E" w:rsidRDefault="003F693E">
      <w:pPr>
        <w:pStyle w:val="Subtitle"/>
        <w:rPr>
          <w:ins w:id="4" w:author="Winnie Wu" w:date="2020-08-06T15:17:00Z"/>
        </w:rPr>
        <w:pPrChange w:id="5" w:author="Winnie Wu" w:date="2020-08-06T15:25:00Z">
          <w:pPr/>
        </w:pPrChange>
      </w:pPr>
      <w:ins w:id="6" w:author="Winnie Wu" w:date="2020-08-06T15:25:00Z">
        <w:r>
          <w:t>August 2020</w:t>
        </w:r>
      </w:ins>
    </w:p>
    <w:customXmlInsRangeStart w:id="7" w:author="Winnie Wu" w:date="2020-08-06T15:18:00Z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customXmlInsRangeEnd w:id="7"/>
        <w:p w14:paraId="4EFC07C3" w14:textId="0C0BA6C3" w:rsidR="003F693E" w:rsidRDefault="003F693E">
          <w:pPr>
            <w:pStyle w:val="TOCHeading"/>
            <w:rPr>
              <w:ins w:id="8" w:author="Winnie Wu" w:date="2020-08-06T15:18:00Z"/>
            </w:rPr>
          </w:pPr>
          <w:ins w:id="9" w:author="Winnie Wu" w:date="2020-08-06T15:18:00Z">
            <w:r>
              <w:t>Table of Contents</w:t>
            </w:r>
          </w:ins>
        </w:p>
        <w:p w14:paraId="5B277F46" w14:textId="655500FD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ins w:id="10" w:author="Winnie Wu" w:date="2020-08-06T15:18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D165C0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027884D6" w:rsidR="00545DD8" w:rsidRDefault="00D165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047F7879" w:rsidR="00545DD8" w:rsidRDefault="00D165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33A7CE7" w:rsidR="00545DD8" w:rsidRDefault="00D165C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72B18DD3" w:rsidR="00545DD8" w:rsidRDefault="00D165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6EE7A346" w:rsidR="00545DD8" w:rsidRDefault="00D165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1EB7531F" w:rsidR="00545DD8" w:rsidRDefault="00D165C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6A0D412E" w:rsidR="00545DD8" w:rsidRDefault="00D165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6DA1ADFA" w:rsidR="00545DD8" w:rsidRDefault="00D165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7A866CA7" w:rsidR="00545DD8" w:rsidRDefault="00D165C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2051CBF8" w:rsidR="00545DD8" w:rsidRDefault="00D165C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FABCA98" w:rsidR="00545DD8" w:rsidRDefault="00D165C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pPr>
            <w:rPr>
              <w:ins w:id="11" w:author="Winnie Wu" w:date="2020-08-06T15:18:00Z"/>
            </w:rPr>
          </w:pPr>
          <w:ins w:id="12" w:author="Winnie Wu" w:date="2020-08-06T15:18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13" w:author="Winnie Wu" w:date="2020-08-06T15:18:00Z"/>
      </w:sdtContent>
    </w:sdt>
    <w:customXmlInsRangeEnd w:id="13"/>
    <w:p w14:paraId="3EAA9FFE" w14:textId="511A3476" w:rsidR="003F693E" w:rsidRDefault="003F693E">
      <w:pPr>
        <w:pStyle w:val="Heading1"/>
        <w:rPr>
          <w:ins w:id="14" w:author="Winnie Wu" w:date="2020-08-06T15:17:00Z"/>
        </w:rPr>
        <w:pPrChange w:id="15" w:author="Winnie Wu" w:date="2020-08-06T15:18:00Z">
          <w:pPr/>
        </w:pPrChange>
      </w:pPr>
      <w:bookmarkStart w:id="16" w:name="_Toc48136371"/>
      <w:ins w:id="17" w:author="Winnie Wu" w:date="2020-08-06T15:18:00Z">
        <w:r>
          <w:t>Overview</w:t>
        </w:r>
      </w:ins>
      <w:bookmarkEnd w:id="16"/>
    </w:p>
    <w:p w14:paraId="0C583020" w14:textId="421CB74B" w:rsidR="003F693E" w:rsidRDefault="00EB1EA1" w:rsidP="00BE38BF">
      <w:pPr>
        <w:rPr>
          <w:ins w:id="18" w:author="Winnie Wu" w:date="2020-08-06T15:18:00Z"/>
        </w:rPr>
      </w:pPr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Heading2"/>
        <w:rPr>
          <w:ins w:id="19" w:author="Winnie Wu" w:date="2020-08-06T15:26:00Z"/>
        </w:rPr>
      </w:pPr>
      <w:bookmarkStart w:id="20" w:name="_Toc48136372"/>
      <w:ins w:id="21" w:author="Winnie Wu" w:date="2020-08-06T15:26:00Z">
        <w:r>
          <w:t>System Requirement</w:t>
        </w:r>
        <w:bookmarkEnd w:id="20"/>
      </w:ins>
    </w:p>
    <w:p w14:paraId="3FE5486E" w14:textId="77777777" w:rsidR="003F693E" w:rsidRDefault="003F693E" w:rsidP="003F693E">
      <w:pPr>
        <w:rPr>
          <w:ins w:id="22" w:author="Winnie Wu" w:date="2020-08-06T15:26:00Z"/>
        </w:rPr>
      </w:pPr>
    </w:p>
    <w:p w14:paraId="5A186E10" w14:textId="695FE406" w:rsidR="003F693E" w:rsidRDefault="003F693E" w:rsidP="003F693E">
      <w:pPr>
        <w:rPr>
          <w:ins w:id="23" w:author="Joe Zhao" w:date="2020-08-06T18:25:00Z"/>
        </w:rPr>
      </w:pPr>
      <w:ins w:id="24" w:author="Winnie Wu" w:date="2020-08-06T15:26:00Z">
        <w:r>
          <w:rPr>
            <w:rFonts w:hint="eastAsia"/>
          </w:rPr>
          <w:t>W</w:t>
        </w:r>
        <w:r>
          <w:t>e only support Horizon Windows client and Windows agent for device diagnosis in the current scope.</w:t>
        </w:r>
      </w:ins>
    </w:p>
    <w:p w14:paraId="15E13ECF" w14:textId="1CA07617" w:rsidR="00120DFE" w:rsidRDefault="00120DFE" w:rsidP="00120DFE">
      <w:pPr>
        <w:rPr>
          <w:ins w:id="25" w:author="Joe Zhao" w:date="2020-08-06T18:25:00Z"/>
        </w:rPr>
      </w:pPr>
      <w:ins w:id="26" w:author="Joe Zhao" w:date="2020-08-06T18:25:00Z">
        <w:r>
          <w:t xml:space="preserve">The </w:t>
        </w:r>
      </w:ins>
      <w:proofErr w:type="spellStart"/>
      <w:r w:rsidR="00345F5A">
        <w:t>HorizonPeripheralsAgent</w:t>
      </w:r>
      <w:proofErr w:type="spellEnd"/>
      <w:ins w:id="27" w:author="Joe Zhao" w:date="2020-08-06T18:25:00Z">
        <w:r>
          <w:t xml:space="preserve"> and </w:t>
        </w:r>
      </w:ins>
      <w:proofErr w:type="spellStart"/>
      <w:r w:rsidR="00345F5A">
        <w:t>HorizonPeripheralsClient</w:t>
      </w:r>
      <w:proofErr w:type="spellEnd"/>
      <w:ins w:id="28" w:author="Joe Zhao" w:date="2020-08-06T18:25:00Z">
        <w:r>
          <w:t xml:space="preserve"> installe</w:t>
        </w:r>
      </w:ins>
      <w:ins w:id="29" w:author="Joe Zhao" w:date="2020-08-06T18:26:00Z">
        <w:r w:rsidR="00C934EF">
          <w:t>rs</w:t>
        </w:r>
      </w:ins>
      <w:ins w:id="30" w:author="Joe Zhao" w:date="2020-08-06T18:25:00Z">
        <w:r>
          <w:t xml:space="preserve"> can be installed on below </w:t>
        </w:r>
      </w:ins>
      <w:r w:rsidR="00447601">
        <w:t>Window</w:t>
      </w:r>
      <w:ins w:id="31" w:author="Joe Zhao" w:date="2020-08-06T18:25:00Z">
        <w:r>
          <w:t xml:space="preserve">s OS that is compatible with </w:t>
        </w:r>
      </w:ins>
      <w:r w:rsidR="007E3E7D">
        <w:rPr>
          <w:rFonts w:hint="eastAsia"/>
        </w:rPr>
        <w:t>VMware</w:t>
      </w:r>
      <w:r w:rsidR="007E3E7D">
        <w:t xml:space="preserve"> </w:t>
      </w:r>
      <w:ins w:id="32" w:author="Joe Zhao" w:date="2020-08-06T18:25:00Z">
        <w:r>
          <w:t>Horizon 7 and later -</w:t>
        </w:r>
      </w:ins>
    </w:p>
    <w:p w14:paraId="3309583C" w14:textId="6CFFA3AB" w:rsidR="00120DFE" w:rsidRDefault="00120DFE" w:rsidP="00120DFE">
      <w:pPr>
        <w:rPr>
          <w:ins w:id="33" w:author="Joe Zhao" w:date="2020-08-06T18:25:00Z"/>
        </w:rPr>
      </w:pPr>
      <w:ins w:id="34" w:author="Joe Zhao" w:date="2020-08-06T18:25:00Z">
        <w:r>
          <w:t>Client OS - Windows 7, Windows 10</w:t>
        </w:r>
      </w:ins>
    </w:p>
    <w:p w14:paraId="4F10401D" w14:textId="2636C7F7" w:rsidR="00120DFE" w:rsidRDefault="00120DFE" w:rsidP="00120DFE">
      <w:pPr>
        <w:rPr>
          <w:ins w:id="35" w:author="Joe Zhao" w:date="2020-08-06T18:25:00Z"/>
        </w:rPr>
      </w:pPr>
      <w:ins w:id="36" w:author="Joe Zhao" w:date="2020-08-06T18:25:00Z">
        <w:r>
          <w:t>Agent OS -Windows 7, Windows 10, Windows server 2012R2, 2016, 2019</w:t>
        </w:r>
      </w:ins>
    </w:p>
    <w:p w14:paraId="1EBBA089" w14:textId="3B70F396" w:rsidR="00120DFE" w:rsidRDefault="00120DFE" w:rsidP="00120DFE">
      <w:pPr>
        <w:rPr>
          <w:ins w:id="37" w:author="Winnie Wu" w:date="2020-08-06T15:26:00Z"/>
        </w:rPr>
      </w:pPr>
      <w:ins w:id="38" w:author="Joe Zhao" w:date="2020-08-06T18:25:00Z">
        <w:r>
          <w:t xml:space="preserve">The web OVA is built on VMware Photon OS 3.0 which is compatible with </w:t>
        </w:r>
        <w:proofErr w:type="spellStart"/>
        <w:r>
          <w:t>ESXi</w:t>
        </w:r>
        <w:proofErr w:type="spellEnd"/>
        <w:r>
          <w:t xml:space="preserve"> 6.5 and later</w:t>
        </w:r>
      </w:ins>
    </w:p>
    <w:p w14:paraId="27EA937D" w14:textId="34931E80" w:rsidR="003F693E" w:rsidRDefault="003F693E">
      <w:pPr>
        <w:pStyle w:val="Heading2"/>
        <w:rPr>
          <w:ins w:id="39" w:author="Winnie Wu" w:date="2020-08-06T15:18:00Z"/>
        </w:rPr>
        <w:pPrChange w:id="40" w:author="Winnie Wu" w:date="2020-08-06T15:19:00Z">
          <w:pPr/>
        </w:pPrChange>
      </w:pPr>
      <w:bookmarkStart w:id="41" w:name="_Toc48136373"/>
      <w:ins w:id="42" w:author="Winnie Wu" w:date="2020-08-06T15:18:00Z">
        <w:r>
          <w:lastRenderedPageBreak/>
          <w:t>D</w:t>
        </w:r>
      </w:ins>
      <w:ins w:id="43" w:author="Winnie Wu" w:date="2020-08-06T15:19:00Z">
        <w:r>
          <w:t>ownloadable Components</w:t>
        </w:r>
      </w:ins>
      <w:bookmarkEnd w:id="41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4D342E09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del w:id="44" w:author="Winnie Wu" w:date="2020-08-06T15:56:00Z">
        <w:r w:rsidDel="004573DA">
          <w:delText>ova</w:delText>
        </w:r>
      </w:del>
      <w:ins w:id="45" w:author="Winnie Wu" w:date="2020-08-06T15:56:00Z">
        <w:r w:rsidR="004573DA">
          <w:t>OVA</w:t>
        </w:r>
      </w:ins>
      <w:r>
        <w:t xml:space="preserve"> template – device intelligence diagnosis web service host.</w:t>
      </w:r>
    </w:p>
    <w:p w14:paraId="5D8C7369" w14:textId="5C6FD140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HorizonPeripheralsAgent</w:t>
      </w:r>
      <w:proofErr w:type="spellEnd"/>
      <w:r w:rsidR="00A16198">
        <w:t xml:space="preserve"> installer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50D691B9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HorizonPeripheralsClient</w:t>
      </w:r>
      <w:proofErr w:type="spellEnd"/>
      <w:r w:rsidR="00A16198">
        <w:t xml:space="preserve"> installer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49F121BC" w14:textId="2BF7A5F9" w:rsidR="00FB235A" w:rsidDel="003F693E" w:rsidRDefault="00D07C8E" w:rsidP="00FB235A">
      <w:pPr>
        <w:rPr>
          <w:del w:id="46" w:author="Winnie Wu" w:date="2020-08-06T15:26:00Z"/>
        </w:rPr>
      </w:pPr>
      <w:del w:id="47" w:author="Winnie Wu" w:date="2020-08-06T15:20:00Z">
        <w:r w:rsidDel="003F693E">
          <w:rPr>
            <w:rFonts w:hint="eastAsia"/>
          </w:rPr>
          <w:delText>N</w:delText>
        </w:r>
        <w:r w:rsidDel="003F693E">
          <w:delText>otice:</w:delText>
        </w:r>
      </w:del>
    </w:p>
    <w:p w14:paraId="02330BB0" w14:textId="3FD829B7" w:rsidR="00D07C8E" w:rsidDel="003F693E" w:rsidRDefault="00D07C8E" w:rsidP="00FB235A">
      <w:pPr>
        <w:rPr>
          <w:del w:id="48" w:author="Winnie Wu" w:date="2020-08-06T15:26:00Z"/>
        </w:rPr>
      </w:pPr>
      <w:del w:id="49" w:author="Winnie Wu" w:date="2020-08-06T15:26:00Z">
        <w:r w:rsidDel="003F693E">
          <w:rPr>
            <w:rFonts w:hint="eastAsia"/>
          </w:rPr>
          <w:delText>W</w:delText>
        </w:r>
        <w:r w:rsidDel="003F693E">
          <w:delText xml:space="preserve">e only support </w:delText>
        </w:r>
      </w:del>
      <w:del w:id="50" w:author="Winnie Wu" w:date="2020-08-06T15:19:00Z">
        <w:r w:rsidDel="003F693E">
          <w:delText>w</w:delText>
        </w:r>
      </w:del>
      <w:del w:id="51" w:author="Winnie Wu" w:date="2020-08-06T15:26:00Z">
        <w:r w:rsidDel="003F693E">
          <w:delText xml:space="preserve">indows client and </w:delText>
        </w:r>
      </w:del>
      <w:del w:id="52" w:author="Winnie Wu" w:date="2020-08-06T15:19:00Z">
        <w:r w:rsidDel="003F693E">
          <w:delText>w</w:delText>
        </w:r>
      </w:del>
      <w:del w:id="53" w:author="Winnie Wu" w:date="2020-08-06T15:26:00Z">
        <w:r w:rsidDel="003F693E">
          <w:delText>indows agent for device diagnosis in the current scope.</w:delText>
        </w:r>
      </w:del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1B9EC1B2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ins w:id="54" w:author="Winnie Wu" w:date="2020-08-06T15:27:00Z">
        <w:r>
          <w:t xml:space="preserve">Skip the web </w:t>
        </w:r>
      </w:ins>
      <w:ins w:id="55" w:author="Winnie Wu" w:date="2020-08-06T15:56:00Z">
        <w:r w:rsidR="004573DA">
          <w:t>OVA</w:t>
        </w:r>
      </w:ins>
      <w:ins w:id="56" w:author="Winnie Wu" w:date="2020-08-06T15:27:00Z">
        <w:r>
          <w:t xml:space="preserve"> deployment part</w:t>
        </w:r>
      </w:ins>
      <w:ins w:id="57" w:author="Winnie Wu" w:date="2020-08-06T15:28:00Z">
        <w:r w:rsidR="00F1359C">
          <w:t xml:space="preserve"> if you are inside VMware corporat</w:t>
        </w:r>
      </w:ins>
      <w:r w:rsidR="006F79F8">
        <w:t>ion</w:t>
      </w:r>
      <w:ins w:id="58" w:author="Winnie Wu" w:date="2020-08-06T15:28:00Z">
        <w:r w:rsidR="00F1359C">
          <w:t xml:space="preserve"> network</w:t>
        </w:r>
      </w:ins>
      <w:ins w:id="59" w:author="Winnie Wu" w:date="2020-08-06T15:27:00Z">
        <w:r>
          <w:t xml:space="preserve">. </w:t>
        </w:r>
        <w:r>
          <w:br/>
        </w:r>
      </w:ins>
      <w:r w:rsidR="00F922B7">
        <w:t xml:space="preserve">We have set up a local web service (djintelligence.eng.vmware.com) for VMware internal users. </w:t>
      </w:r>
      <w:ins w:id="60" w:author="Winnie Wu" w:date="2020-08-06T15:27:00Z">
        <w:r w:rsidR="00F1359C">
          <w:t xml:space="preserve">So </w:t>
        </w:r>
      </w:ins>
      <w:del w:id="61" w:author="Winnie Wu" w:date="2020-08-06T15:27:00Z">
        <w:r w:rsidR="00FB235A" w:rsidDel="00F1359C">
          <w:rPr>
            <w:rFonts w:hint="eastAsia"/>
          </w:rPr>
          <w:delText>I</w:delText>
        </w:r>
      </w:del>
      <w:ins w:id="62" w:author="Winnie Wu" w:date="2020-08-06T15:28:00Z">
        <w:r w:rsidR="00F1359C">
          <w:t>i</w:t>
        </w:r>
      </w:ins>
      <w:r w:rsidR="00FB235A">
        <w:t xml:space="preserve">f you are inside VMware corporate network, you can skip the web </w:t>
      </w:r>
      <w:del w:id="63" w:author="Winnie Wu" w:date="2020-08-06T15:56:00Z">
        <w:r w:rsidR="00FB235A" w:rsidDel="004573DA">
          <w:delText>ova</w:delText>
        </w:r>
      </w:del>
      <w:ins w:id="64" w:author="Winnie Wu" w:date="2020-08-06T15:56:00Z">
        <w:r w:rsidR="004573DA">
          <w:t>OVA</w:t>
        </w:r>
      </w:ins>
      <w:r w:rsidR="00FB235A">
        <w:t xml:space="preserve"> deployment part. </w:t>
      </w:r>
      <w:ins w:id="65" w:author="Winnie Wu" w:date="2020-08-06T15:28:00Z">
        <w:r w:rsidR="00F1359C">
          <w:t>It is sufficient to only</w:t>
        </w:r>
      </w:ins>
      <w:del w:id="66" w:author="Winnie Wu" w:date="2020-08-06T15:28:00Z">
        <w:r w:rsidR="00FB235A" w:rsidDel="00F1359C">
          <w:delText>O</w:delText>
        </w:r>
      </w:del>
      <w:r w:rsidR="00FB235A">
        <w:t xml:space="preserve"> install th</w:t>
      </w:r>
      <w:r w:rsidR="00030E1C">
        <w:t xml:space="preserve">e </w:t>
      </w:r>
      <w:proofErr w:type="spellStart"/>
      <w:r w:rsidR="00030E1C">
        <w:rPr>
          <w:rFonts w:hint="eastAsia"/>
        </w:rPr>
        <w:t>Ho</w:t>
      </w:r>
      <w:r w:rsidR="00030E1C">
        <w:t>rizonPeripherals</w:t>
      </w:r>
      <w:ins w:id="67" w:author="Winnie Wu" w:date="2020-08-06T15:24:00Z">
        <w:r>
          <w:t>A</w:t>
        </w:r>
      </w:ins>
      <w:del w:id="68" w:author="Winnie Wu" w:date="2020-08-06T15:24:00Z">
        <w:r w:rsidR="00FB235A" w:rsidDel="003F693E">
          <w:delText>a</w:delText>
        </w:r>
      </w:del>
      <w:r w:rsidR="00FB235A">
        <w:t>gent</w:t>
      </w:r>
      <w:proofErr w:type="spellEnd"/>
      <w:r w:rsidR="00FB235A">
        <w:t xml:space="preserve"> and </w:t>
      </w:r>
      <w:proofErr w:type="spellStart"/>
      <w:r w:rsidR="00030E1C">
        <w:t>HorizonPeripherals</w:t>
      </w:r>
      <w:del w:id="69" w:author="Winnie Wu" w:date="2020-08-06T15:24:00Z">
        <w:r w:rsidR="00FB235A" w:rsidDel="003F693E">
          <w:delText>c</w:delText>
        </w:r>
      </w:del>
      <w:ins w:id="70" w:author="Winnie Wu" w:date="2020-08-06T15:24:00Z">
        <w:r>
          <w:t>C</w:t>
        </w:r>
      </w:ins>
      <w:r w:rsidR="00FB235A">
        <w:t>lient</w:t>
      </w:r>
      <w:proofErr w:type="spellEnd"/>
      <w:del w:id="71" w:author="Winnie Wu" w:date="2020-08-06T15:28:00Z">
        <w:r w:rsidR="00FB235A" w:rsidDel="00F1359C">
          <w:delText xml:space="preserve"> is sufficient</w:delText>
        </w:r>
      </w:del>
      <w:r w:rsidR="00FB235A">
        <w:t>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proofErr w:type="spellStart"/>
      <w:r w:rsidR="00D165C0">
        <w:rPr>
          <w:rFonts w:hint="eastAsia"/>
        </w:rPr>
        <w:t>HorizonPeripheralsAgent</w:t>
      </w:r>
      <w:proofErr w:type="spellEnd"/>
      <w:r w:rsidR="00D165C0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4B55074C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ins w:id="72" w:author="Winnie Wu" w:date="2020-08-06T15:29:00Z">
        <w:r>
          <w:t>Setup all</w:t>
        </w:r>
      </w:ins>
      <w:r w:rsidR="00F2501B">
        <w:t xml:space="preserve"> of the</w:t>
      </w:r>
      <w:ins w:id="73" w:author="Winnie Wu" w:date="2020-08-06T15:29:00Z">
        <w:r>
          <w:t xml:space="preserve"> three components if you are outside VMware corpor</w:t>
        </w:r>
      </w:ins>
      <w:r w:rsidR="006F79F8">
        <w:t>ation</w:t>
      </w:r>
      <w:ins w:id="74" w:author="Winnie Wu" w:date="2020-08-06T15:29:00Z">
        <w:r>
          <w:t xml:space="preserve"> network.</w:t>
        </w:r>
        <w:r>
          <w:br/>
        </w:r>
      </w:ins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del w:id="75" w:author="Winnie Wu" w:date="2020-08-06T15:56:00Z">
        <w:r w:rsidR="00FB235A" w:rsidDel="004573DA">
          <w:delText>ova</w:delText>
        </w:r>
      </w:del>
      <w:ins w:id="76" w:author="Winnie Wu" w:date="2020-08-06T15:56:00Z">
        <w:r w:rsidR="004573DA">
          <w:t>OVA</w:t>
        </w:r>
      </w:ins>
      <w:r w:rsidR="00FB235A">
        <w:t xml:space="preserve"> server and install the </w:t>
      </w:r>
      <w:proofErr w:type="spellStart"/>
      <w:r w:rsidR="003F0A56">
        <w:t>HorizonPeripherals</w:t>
      </w:r>
      <w:del w:id="77" w:author="Winnie Wu" w:date="2020-08-06T15:24:00Z">
        <w:r w:rsidR="003F0A56" w:rsidDel="003F693E">
          <w:delText>c</w:delText>
        </w:r>
      </w:del>
      <w:ins w:id="78" w:author="Winnie Wu" w:date="2020-08-06T15:24:00Z">
        <w:r w:rsidR="003F0A56">
          <w:t>C</w:t>
        </w:r>
      </w:ins>
      <w:r w:rsidR="003F0A56">
        <w:t>lient</w:t>
      </w:r>
      <w:proofErr w:type="spellEnd"/>
      <w:r w:rsidR="003F0A56">
        <w:t xml:space="preserve"> </w:t>
      </w:r>
      <w:r w:rsidR="00FB235A">
        <w:t xml:space="preserve">and </w:t>
      </w:r>
      <w:proofErr w:type="spellStart"/>
      <w:r w:rsidR="00345F5A">
        <w:t>HorizonPeripheralsAgent</w:t>
      </w:r>
      <w:proofErr w:type="spellEnd"/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64284918" w:rsidR="00D164FF" w:rsidRDefault="00CC5154">
      <w:pPr>
        <w:pStyle w:val="Heading1"/>
        <w:pPrChange w:id="79" w:author="Winnie Wu" w:date="2020-08-06T15:21:00Z">
          <w:pPr/>
        </w:pPrChange>
      </w:pPr>
      <w:bookmarkStart w:id="80" w:name="_Toc48136374"/>
      <w:r w:rsidRPr="00CC5154">
        <w:rPr>
          <w:rFonts w:hint="eastAsia"/>
        </w:rPr>
        <w:t>Web</w:t>
      </w:r>
      <w:r w:rsidRPr="00CC5154">
        <w:t xml:space="preserve"> </w:t>
      </w:r>
      <w:del w:id="81" w:author="Winnie Wu" w:date="2020-08-06T15:56:00Z">
        <w:r w:rsidRPr="00CC5154" w:rsidDel="004573DA">
          <w:delText>OVA</w:delText>
        </w:r>
      </w:del>
      <w:ins w:id="82" w:author="Winnie Wu" w:date="2020-08-06T15:56:00Z">
        <w:r w:rsidR="004573DA">
          <w:t>OVA</w:t>
        </w:r>
      </w:ins>
      <w:r w:rsidRPr="00CC5154">
        <w:t xml:space="preserve"> </w:t>
      </w:r>
      <w:ins w:id="83" w:author="Winnie Wu" w:date="2020-08-06T15:21:00Z">
        <w:r w:rsidR="003F693E">
          <w:t>D</w:t>
        </w:r>
      </w:ins>
      <w:del w:id="84" w:author="Winnie Wu" w:date="2020-08-06T15:21:00Z">
        <w:r w:rsidRPr="00CC5154" w:rsidDel="003F693E">
          <w:delText>d</w:delText>
        </w:r>
      </w:del>
      <w:r w:rsidRPr="00CC5154">
        <w:t xml:space="preserve">eployment </w:t>
      </w:r>
      <w:ins w:id="85" w:author="Winnie Wu" w:date="2020-08-06T15:21:00Z">
        <w:r w:rsidR="003F693E">
          <w:t>G</w:t>
        </w:r>
      </w:ins>
      <w:del w:id="86" w:author="Winnie Wu" w:date="2020-08-06T15:21:00Z">
        <w:r w:rsidRPr="00CC5154" w:rsidDel="003F693E">
          <w:delText>g</w:delText>
        </w:r>
      </w:del>
      <w:r w:rsidRPr="00CC5154">
        <w:t>uide</w:t>
      </w:r>
      <w:bookmarkEnd w:id="80"/>
    </w:p>
    <w:p w14:paraId="75F03222" w14:textId="5F734364" w:rsidR="00F1359C" w:rsidRDefault="00F1359C">
      <w:pPr>
        <w:pStyle w:val="Heading2"/>
        <w:rPr>
          <w:ins w:id="87" w:author="Winnie Wu" w:date="2020-08-06T15:37:00Z"/>
        </w:rPr>
        <w:pPrChange w:id="88" w:author="Winnie Wu" w:date="2020-08-06T15:37:00Z">
          <w:pPr/>
        </w:pPrChange>
      </w:pPr>
      <w:bookmarkStart w:id="89" w:name="_Toc48136375"/>
      <w:ins w:id="90" w:author="Winnie Wu" w:date="2020-08-06T15:37:00Z">
        <w:r>
          <w:t>How to</w:t>
        </w:r>
      </w:ins>
      <w:ins w:id="91" w:author="Winnie Wu" w:date="2020-08-06T15:38:00Z">
        <w:r>
          <w:t xml:space="preserve"> Install</w:t>
        </w:r>
      </w:ins>
      <w:bookmarkEnd w:id="89"/>
    </w:p>
    <w:p w14:paraId="11578C7E" w14:textId="175AFB9F" w:rsidR="00AC63CE" w:rsidRDefault="00CC5154" w:rsidP="00D164FF">
      <w:r>
        <w:t xml:space="preserve">Download the web </w:t>
      </w:r>
      <w:del w:id="92" w:author="Winnie Wu" w:date="2020-08-06T15:56:00Z">
        <w:r w:rsidDel="004573DA">
          <w:delText>OVA</w:delText>
        </w:r>
      </w:del>
      <w:ins w:id="93" w:author="Winnie Wu" w:date="2020-08-06T15:56:00Z">
        <w:r w:rsidR="004573DA">
          <w:t>OVA</w:t>
        </w:r>
      </w:ins>
      <w:r>
        <w:t xml:space="preserve"> file to your local machine. The </w:t>
      </w:r>
      <w:del w:id="94" w:author="Winnie Wu" w:date="2020-08-06T15:56:00Z">
        <w:r w:rsidDel="004573DA">
          <w:delText>ova</w:delText>
        </w:r>
      </w:del>
      <w:ins w:id="95" w:author="Winnie Wu" w:date="2020-08-06T15:56:00Z">
        <w:r w:rsidR="004573DA">
          <w:t>OVA</w:t>
        </w:r>
      </w:ins>
      <w:r>
        <w:t xml:space="preserve"> file is compatible with </w:t>
      </w:r>
      <w:del w:id="96" w:author="Winnie Wu" w:date="2020-08-06T15:30:00Z">
        <w:r w:rsidDel="00F1359C">
          <w:delText>V</w:delText>
        </w:r>
      </w:del>
      <w:ins w:id="97" w:author="Winnie Wu" w:date="2020-08-06T15:30:00Z">
        <w:r w:rsidR="00F1359C">
          <w:t>v</w:t>
        </w:r>
      </w:ins>
      <w:r>
        <w:t xml:space="preserve">Sphere 6.5 and later version. </w:t>
      </w:r>
      <w:del w:id="98" w:author="Winnie Wu" w:date="2020-08-06T15:33:00Z">
        <w:r w:rsidR="009732A3" w:rsidDel="00F1359C">
          <w:delText>Login</w:delText>
        </w:r>
        <w:r w:rsidDel="00F1359C">
          <w:delText xml:space="preserve"> a </w:delText>
        </w:r>
      </w:del>
      <w:del w:id="99" w:author="Winnie Wu" w:date="2020-08-06T15:31:00Z">
        <w:r w:rsidDel="00F1359C">
          <w:delText>V</w:delText>
        </w:r>
      </w:del>
      <w:del w:id="100" w:author="Winnie Wu" w:date="2020-08-06T15:33:00Z">
        <w:r w:rsidDel="00F1359C">
          <w:delText xml:space="preserve">Center or </w:delText>
        </w:r>
      </w:del>
      <w:del w:id="101" w:author="Winnie Wu" w:date="2020-08-06T15:31:00Z">
        <w:r w:rsidDel="00F1359C">
          <w:delText>V</w:delText>
        </w:r>
      </w:del>
      <w:del w:id="102" w:author="Winnie Wu" w:date="2020-08-06T15:33:00Z">
        <w:r w:rsidDel="00F1359C">
          <w:delText>Sphere admin console</w:delText>
        </w:r>
        <w:r w:rsidR="009732A3" w:rsidDel="00F1359C">
          <w:rPr>
            <w:rFonts w:hint="eastAsia"/>
          </w:rPr>
          <w:delText>，</w:delText>
        </w:r>
      </w:del>
      <w:del w:id="103" w:author="Winnie Wu" w:date="2020-08-06T15:31:00Z">
        <w:r w:rsidR="009732A3" w:rsidDel="00F1359C">
          <w:rPr>
            <w:rFonts w:hint="eastAsia"/>
          </w:rPr>
          <w:delText xml:space="preserve"> </w:delText>
        </w:r>
      </w:del>
      <w:del w:id="104" w:author="Winnie Wu" w:date="2020-08-06T15:33:00Z">
        <w:r w:rsidR="009732A3" w:rsidDel="00F1359C">
          <w:rPr>
            <w:rFonts w:hint="eastAsia"/>
          </w:rPr>
          <w:delText>fo</w:delText>
        </w:r>
        <w:r w:rsidR="009732A3" w:rsidDel="00F1359C">
          <w:delText>llow the deploy OVF template workflow</w:delText>
        </w:r>
        <w:r w:rsidDel="00F1359C">
          <w:delText xml:space="preserve"> to import the ova into your </w:delText>
        </w:r>
      </w:del>
      <w:r w:rsidR="00303D8A">
        <w:t>F</w:t>
      </w:r>
      <w:ins w:id="105" w:author="Winnie Wu" w:date="2020-08-06T15:33:00Z">
        <w:r w:rsidR="00F1359C">
          <w:t>ollow the general</w:t>
        </w:r>
      </w:ins>
      <w:ins w:id="106" w:author="Winnie Wu" w:date="2020-08-06T15:34:00Z">
        <w:r w:rsidR="00F1359C">
          <w:t xml:space="preserve"> workflow to deploy the </w:t>
        </w:r>
      </w:ins>
      <w:ins w:id="107" w:author="Winnie Wu" w:date="2020-08-06T15:56:00Z">
        <w:r w:rsidR="004573DA">
          <w:t>OVA</w:t>
        </w:r>
      </w:ins>
      <w:ins w:id="108" w:author="Winnie Wu" w:date="2020-08-06T15:34:00Z">
        <w:r w:rsidR="00F1359C">
          <w:t xml:space="preserve"> template. You can refer to </w:t>
        </w:r>
        <w:r w:rsidR="00F1359C">
          <w:fldChar w:fldCharType="begin"/>
        </w:r>
      </w:ins>
      <w:r w:rsidR="00F501E4">
        <w:instrText>HYPERLINK "https://docs.vmware.com/en/VMware-vSphere/6.5/com.vmware.vsphere.vm_admin.doc/GUID-17BEDA21-43F6-41F4-8FB2-E01D275FE9B4.html"</w:instrText>
      </w:r>
      <w:ins w:id="109" w:author="Winnie Wu" w:date="2020-08-06T15:34:00Z">
        <w:r w:rsidR="00F1359C">
          <w:fldChar w:fldCharType="separate"/>
        </w:r>
      </w:ins>
      <w:r w:rsidR="00F501E4">
        <w:rPr>
          <w:rStyle w:val="Hyperlink"/>
        </w:rPr>
        <w:t>vSphere guide</w:t>
      </w:r>
      <w:ins w:id="110" w:author="Winnie Wu" w:date="2020-08-06T15:34:00Z">
        <w:r w:rsidR="00F1359C">
          <w:fldChar w:fldCharType="end"/>
        </w:r>
        <w:r w:rsidR="00F1359C">
          <w:t>.</w:t>
        </w:r>
      </w:ins>
      <w:ins w:id="111" w:author="Winnie Wu" w:date="2020-08-06T15:35:00Z">
        <w:r w:rsidR="00F1359C">
          <w:t xml:space="preserve"> </w:t>
        </w:r>
      </w:ins>
      <w:r w:rsidR="00423DCA">
        <w:t xml:space="preserve">Please </w:t>
      </w:r>
      <w:ins w:id="112" w:author="Winnie Wu" w:date="2020-08-06T15:35:00Z">
        <w:r w:rsidR="00F1359C">
          <w:t xml:space="preserve">pay </w:t>
        </w:r>
      </w:ins>
      <w:r w:rsidR="00423DCA">
        <w:t xml:space="preserve">special </w:t>
      </w:r>
      <w:ins w:id="113" w:author="Winnie Wu" w:date="2020-08-06T15:35:00Z">
        <w:r w:rsidR="00F1359C">
          <w:t>attention to below steps</w:t>
        </w:r>
      </w:ins>
      <w:r w:rsidR="00423DCA">
        <w:t xml:space="preserve"> and </w:t>
      </w:r>
      <w:ins w:id="114" w:author="Winnie Wu" w:date="2020-08-06T15:35:00Z">
        <w:r w:rsidR="00F1359C">
          <w:t>values.</w:t>
        </w:r>
      </w:ins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6E8C9E20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del w:id="115" w:author="Winnie Wu" w:date="2020-08-06T15:56:00Z">
        <w:r w:rsidDel="004573DA">
          <w:delText>ova</w:delText>
        </w:r>
      </w:del>
      <w:ins w:id="116" w:author="Winnie Wu" w:date="2020-08-06T15:56:00Z">
        <w:r w:rsidR="004573DA">
          <w:t>OVA</w:t>
        </w:r>
      </w:ins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499F42A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del w:id="117" w:author="Winnie Wu" w:date="2020-08-06T15:56:00Z">
        <w:r w:rsidDel="004573DA">
          <w:delText>ova</w:delText>
        </w:r>
      </w:del>
      <w:ins w:id="118" w:author="Winnie Wu" w:date="2020-08-06T15:56:00Z">
        <w:r w:rsidR="004573DA">
          <w:t>OVA</w:t>
        </w:r>
      </w:ins>
      <w:r>
        <w:t xml:space="preserve"> which makes the web service unavailable after </w:t>
      </w:r>
      <w:del w:id="119" w:author="Winnie Wu" w:date="2020-08-06T15:56:00Z">
        <w:r w:rsidDel="004573DA">
          <w:delText>ova</w:delText>
        </w:r>
      </w:del>
      <w:ins w:id="120" w:author="Winnie Wu" w:date="2020-08-06T15:56:00Z">
        <w:r w:rsidR="004573DA">
          <w:t>OVA</w:t>
        </w:r>
      </w:ins>
      <w:r>
        <w:t xml:space="preserve"> deployment.</w:t>
      </w:r>
    </w:p>
    <w:p w14:paraId="4570271A" w14:textId="3E979BC0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del w:id="121" w:author="Winnie Wu" w:date="2020-08-06T15:56:00Z">
        <w:r w:rsidDel="004573DA">
          <w:delText>ova</w:delText>
        </w:r>
      </w:del>
      <w:ins w:id="122" w:author="Winnie Wu" w:date="2020-08-06T15:56:00Z">
        <w:r w:rsidR="004573DA">
          <w:t>OVA</w:t>
        </w:r>
      </w:ins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18C329A9" w:rsidR="00C03B38" w:rsidRPr="00F1359C" w:rsidRDefault="00C03B38">
      <w:pPr>
        <w:pStyle w:val="Heading2"/>
        <w:rPr>
          <w:rPrChange w:id="123" w:author="Winnie Wu" w:date="2020-08-06T15:37:00Z">
            <w:rPr>
              <w:u w:val="single"/>
            </w:rPr>
          </w:rPrChange>
        </w:rPr>
        <w:pPrChange w:id="124" w:author="Winnie Wu" w:date="2020-08-06T15:37:00Z">
          <w:pPr>
            <w:tabs>
              <w:tab w:val="left" w:pos="3120"/>
            </w:tabs>
          </w:pPr>
        </w:pPrChange>
      </w:pPr>
      <w:bookmarkStart w:id="125" w:name="_Toc48136376"/>
      <w:r w:rsidRPr="00F1359C">
        <w:rPr>
          <w:rPrChange w:id="126" w:author="Winnie Wu" w:date="2020-08-06T15:37:00Z">
            <w:rPr>
              <w:u w:val="single"/>
            </w:rPr>
          </w:rPrChange>
        </w:rPr>
        <w:lastRenderedPageBreak/>
        <w:t xml:space="preserve">After </w:t>
      </w:r>
      <w:ins w:id="127" w:author="Winnie Wu" w:date="2020-08-06T15:38:00Z">
        <w:r w:rsidR="00F1359C">
          <w:t>the Installation</w:t>
        </w:r>
      </w:ins>
      <w:bookmarkEnd w:id="125"/>
      <w:del w:id="128" w:author="Winnie Wu" w:date="2020-08-06T15:38:00Z">
        <w:r w:rsidRPr="00F1359C" w:rsidDel="00F1359C">
          <w:rPr>
            <w:rPrChange w:id="129" w:author="Winnie Wu" w:date="2020-08-06T15:37:00Z">
              <w:rPr>
                <w:u w:val="single"/>
              </w:rPr>
            </w:rPrChange>
          </w:rPr>
          <w:delText>web ova installation:</w:delText>
        </w:r>
      </w:del>
    </w:p>
    <w:p w14:paraId="1C2E6F1C" w14:textId="02DB0E8C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ins w:id="130" w:author="Winnie Wu" w:date="2020-08-06T15:57:00Z">
        <w:r w:rsidR="004573DA">
          <w:fldChar w:fldCharType="begin"/>
        </w:r>
        <w:r w:rsidR="004573DA">
          <w:instrText xml:space="preserve"> HYPERLINK "</w:instrText>
        </w:r>
      </w:ins>
      <w:r w:rsidR="004573DA" w:rsidRPr="004573DA">
        <w:rPr>
          <w:rPrChange w:id="131" w:author="Winnie Wu" w:date="2020-08-06T15:57:00Z">
            <w:rPr>
              <w:rStyle w:val="Hyperlink"/>
            </w:rPr>
          </w:rPrChange>
        </w:rPr>
        <w:instrText>https://&lt;web</w:instrText>
      </w:r>
      <w:ins w:id="132" w:author="Winnie Wu" w:date="2020-08-06T15:57:00Z">
        <w:r w:rsidR="004573DA" w:rsidRPr="004573DA">
          <w:rPr>
            <w:rPrChange w:id="133" w:author="Winnie Wu" w:date="2020-08-06T15:57:00Z">
              <w:rPr>
                <w:rStyle w:val="Hyperlink"/>
              </w:rPr>
            </w:rPrChange>
          </w:rPr>
          <w:instrText>ova</w:instrText>
        </w:r>
      </w:ins>
      <w:r w:rsidR="004573DA" w:rsidRPr="004573DA">
        <w:rPr>
          <w:rPrChange w:id="134" w:author="Winnie Wu" w:date="2020-08-06T15:57:00Z">
            <w:rPr>
              <w:rStyle w:val="Hyperlink"/>
            </w:rPr>
          </w:rPrChange>
        </w:rPr>
        <w:instrText>_servername&gt;:8090</w:instrText>
      </w:r>
      <w:ins w:id="135" w:author="Winnie Wu" w:date="2020-08-06T15:57:00Z">
        <w:r w:rsidR="004573DA">
          <w:instrText xml:space="preserve">" </w:instrText>
        </w:r>
        <w:r w:rsidR="004573DA">
          <w:fldChar w:fldCharType="separate"/>
        </w:r>
      </w:ins>
      <w:r w:rsidR="004573DA" w:rsidRPr="004573DA">
        <w:rPr>
          <w:rStyle w:val="Hyperlink"/>
        </w:rPr>
        <w:t>https://&lt;web</w:t>
      </w:r>
      <w:del w:id="136" w:author="Winnie Wu" w:date="2020-08-06T15:56:00Z">
        <w:r w:rsidR="004573DA" w:rsidRPr="007A41A8" w:rsidDel="004573DA">
          <w:rPr>
            <w:rStyle w:val="Hyperlink"/>
          </w:rPr>
          <w:delText>ov</w:delText>
        </w:r>
      </w:del>
      <w:ins w:id="137" w:author="Winnie Wu" w:date="2020-08-06T15:57:00Z">
        <w:r w:rsidR="004573DA" w:rsidRPr="007A41A8">
          <w:rPr>
            <w:rStyle w:val="Hyperlink"/>
          </w:rPr>
          <w:t>ova</w:t>
        </w:r>
      </w:ins>
      <w:del w:id="138" w:author="Winnie Wu" w:date="2020-08-06T15:56:00Z">
        <w:r w:rsidR="004573DA" w:rsidRPr="007A41A8" w:rsidDel="004573DA">
          <w:rPr>
            <w:rStyle w:val="Hyperlink"/>
          </w:rPr>
          <w:delText>a</w:delText>
        </w:r>
      </w:del>
      <w:r w:rsidR="004573DA" w:rsidRPr="007A41A8">
        <w:rPr>
          <w:rStyle w:val="Hyperlink"/>
        </w:rPr>
        <w:t>_servername&gt;:8090</w:t>
      </w:r>
      <w:ins w:id="139" w:author="Winnie Wu" w:date="2020-08-06T15:57:00Z">
        <w:r w:rsidR="004573DA">
          <w:fldChar w:fldCharType="end"/>
        </w:r>
      </w:ins>
      <w:r>
        <w:t xml:space="preserve"> , </w:t>
      </w:r>
      <w:del w:id="140" w:author="Winnie Wu" w:date="2020-08-06T15:41:00Z">
        <w:r w:rsidDel="00CA7B68">
          <w:delText xml:space="preserve">replace </w:delText>
        </w:r>
      </w:del>
      <w:r>
        <w:t xml:space="preserve">with your configured hostname of the web </w:t>
      </w:r>
      <w:del w:id="141" w:author="Winnie Wu" w:date="2020-08-06T15:56:00Z">
        <w:r w:rsidDel="004573DA">
          <w:delText>ova</w:delText>
        </w:r>
      </w:del>
      <w:ins w:id="142" w:author="Winnie Wu" w:date="2020-08-06T15:56:00Z">
        <w:r w:rsidR="004573DA">
          <w:t>OVA</w:t>
        </w:r>
      </w:ins>
      <w:r>
        <w:t xml:space="preserve"> server.</w:t>
      </w:r>
    </w:p>
    <w:p w14:paraId="1208F871" w14:textId="10227396" w:rsidR="004D4E17" w:rsidRPr="00F2345E" w:rsidRDefault="00796AFA" w:rsidP="00F2345E">
      <w:pPr>
        <w:tabs>
          <w:tab w:val="left" w:pos="3120"/>
        </w:tabs>
        <w:rPr>
          <w:b/>
          <w:bCs/>
        </w:rPr>
      </w:pPr>
      <w:r w:rsidRPr="00796AFA">
        <w:rPr>
          <w:b/>
          <w:bCs/>
          <w:noProof/>
        </w:rPr>
        <w:drawing>
          <wp:inline distT="0" distB="0" distL="0" distR="0" wp14:anchorId="507DAA35" wp14:editId="44EFFB98">
            <wp:extent cx="5274310" cy="2316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31FC" w14:textId="128E0D68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762BEE">
        <w:t>HorizonPeripheralsClient</w:t>
      </w:r>
      <w:proofErr w:type="spellEnd"/>
      <w:r w:rsidR="00762BEE">
        <w:t xml:space="preserve"> </w:t>
      </w:r>
      <w:r>
        <w:t>installers. This is a</w:t>
      </w:r>
      <w:r w:rsidR="00791561">
        <w:t xml:space="preserve"> convenient</w:t>
      </w:r>
      <w:r>
        <w:t xml:space="preserve"> way for </w:t>
      </w:r>
      <w:del w:id="143" w:author="Winnie Wu" w:date="2020-08-06T15:42:00Z">
        <w:r w:rsidDel="00CA7B68">
          <w:delText>h</w:delText>
        </w:r>
      </w:del>
      <w:ins w:id="144" w:author="Winnie Wu" w:date="2020-08-06T15:42:00Z">
        <w:r w:rsidR="00CA7B68">
          <w:t>H</w:t>
        </w:r>
      </w:ins>
      <w:r>
        <w:t>orizon admin to distribute the</w:t>
      </w:r>
      <w:r w:rsidR="00BA5BA8">
        <w:t xml:space="preserve"> </w:t>
      </w:r>
      <w:proofErr w:type="spellStart"/>
      <w:r w:rsidR="00345F5A">
        <w:t>HorizonPeripheralsClient</w:t>
      </w:r>
      <w:proofErr w:type="spellEnd"/>
      <w:r w:rsidR="00BA5BA8">
        <w:t xml:space="preserve"> and </w:t>
      </w:r>
      <w:proofErr w:type="spellStart"/>
      <w:r w:rsidR="00345F5A">
        <w:t>HorizonPeripheralsAgent</w:t>
      </w:r>
      <w:proofErr w:type="spellEnd"/>
      <w:r>
        <w:t xml:space="preserve"> installers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>
      <w:pPr>
        <w:pStyle w:val="Heading1"/>
        <w:pPrChange w:id="145" w:author="Winnie Wu" w:date="2020-08-06T15:22:00Z">
          <w:pPr/>
        </w:pPrChange>
      </w:pPr>
      <w:bookmarkStart w:id="146" w:name="DJAgentInstall"/>
      <w:bookmarkStart w:id="147" w:name="_Toc48136377"/>
      <w:proofErr w:type="spellStart"/>
      <w:r>
        <w:rPr>
          <w:rFonts w:hint="eastAsia"/>
        </w:rPr>
        <w:lastRenderedPageBreak/>
        <w:t>HorizonPeripheralsAgent</w:t>
      </w:r>
      <w:proofErr w:type="spellEnd"/>
      <w:r w:rsidR="004D4E17" w:rsidRPr="00F63CAD">
        <w:t xml:space="preserve"> Install Guide</w:t>
      </w:r>
      <w:bookmarkEnd w:id="146"/>
      <w:bookmarkEnd w:id="147"/>
    </w:p>
    <w:p w14:paraId="6E58E250" w14:textId="6E674023" w:rsidR="004D4E17" w:rsidRPr="001E6096" w:rsidRDefault="004D4E17">
      <w:pPr>
        <w:pStyle w:val="Heading2"/>
        <w:pPrChange w:id="148" w:author="Winnie Wu" w:date="2020-08-06T15:43:00Z">
          <w:pPr/>
        </w:pPrChange>
      </w:pPr>
      <w:del w:id="149" w:author="Winnie Wu" w:date="2020-08-06T15:42:00Z">
        <w:r w:rsidRPr="001E6096" w:rsidDel="00CA7B68">
          <w:rPr>
            <w:rFonts w:hint="eastAsia"/>
          </w:rPr>
          <w:delText>D</w:delText>
        </w:r>
        <w:r w:rsidRPr="001E6096" w:rsidDel="00CA7B68">
          <w:delText>uring the installation:</w:delText>
        </w:r>
      </w:del>
      <w:bookmarkStart w:id="150" w:name="_Toc48136378"/>
      <w:ins w:id="151" w:author="Winnie Wu" w:date="2020-08-06T15:42:00Z">
        <w:r w:rsidR="00CA7B68">
          <w:t>I</w:t>
        </w:r>
      </w:ins>
      <w:ins w:id="152" w:author="Winnie Wu" w:date="2020-08-06T15:43:00Z">
        <w:r w:rsidR="00CA7B68">
          <w:t>nstallation</w:t>
        </w:r>
      </w:ins>
      <w:bookmarkEnd w:id="150"/>
    </w:p>
    <w:p w14:paraId="4B0600C7" w14:textId="5FF3FF26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del w:id="153" w:author="Winnie Wu" w:date="2020-08-06T15:43:00Z">
        <w:r w:rsidR="004D4E17" w:rsidDel="00CA7B68">
          <w:delText>This</w:delText>
        </w:r>
      </w:del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file.</w:t>
      </w:r>
    </w:p>
    <w:p w14:paraId="598382D0" w14:textId="253E555C" w:rsidR="003F171A" w:rsidRDefault="003F171A" w:rsidP="004D4E17">
      <w:r w:rsidRPr="001800F4">
        <w:rPr>
          <w:noProof/>
        </w:rPr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8877" w14:textId="77777777" w:rsidR="001800F4" w:rsidRDefault="001800F4" w:rsidP="004D4E17">
      <w:pPr>
        <w:rPr>
          <w:ins w:id="154" w:author="Winnie Wu" w:date="2020-08-06T15:43:00Z"/>
        </w:rPr>
      </w:pPr>
    </w:p>
    <w:p w14:paraId="62EF0462" w14:textId="4C3DA6EB" w:rsidR="004D4E17" w:rsidRDefault="004D4E17" w:rsidP="004D4E17">
      <w:r>
        <w:rPr>
          <w:rFonts w:hint="eastAsia"/>
        </w:rPr>
        <w:t>T</w:t>
      </w:r>
      <w:r>
        <w:t xml:space="preserve">here are </w:t>
      </w:r>
      <w:r w:rsidR="001800F4">
        <w:t>2</w:t>
      </w:r>
      <w:r>
        <w:t xml:space="preserve"> options in the </w:t>
      </w:r>
      <w:r w:rsidR="00E933C9">
        <w:t xml:space="preserve">following </w:t>
      </w:r>
      <w:r>
        <w:t>installer setup page – Custom</w:t>
      </w:r>
      <w:r w:rsidR="00E933C9">
        <w:t xml:space="preserve"> and </w:t>
      </w:r>
      <w:r>
        <w:t>Complete</w:t>
      </w:r>
      <w:r w:rsidR="00C056F5">
        <w:t xml:space="preserve"> Installation</w:t>
      </w:r>
      <w:r w:rsidR="009314EC">
        <w:t>s</w:t>
      </w:r>
      <w:r>
        <w:t xml:space="preserve">. To make full use of the installer capabilities, we suggest </w:t>
      </w:r>
      <w:r w:rsidR="00A85BE3">
        <w:t>C</w:t>
      </w:r>
      <w:r w:rsidR="00A97284">
        <w:t>omplete installation</w:t>
      </w:r>
      <w:r>
        <w:t xml:space="preserve"> with admin privilege.</w:t>
      </w:r>
    </w:p>
    <w:p w14:paraId="0687FE0B" w14:textId="2B3EFDC3" w:rsidR="004D4E17" w:rsidRPr="00DB5441" w:rsidRDefault="004D4E17" w:rsidP="004D4E17">
      <w:pPr>
        <w:pStyle w:val="ListParagraph"/>
        <w:numPr>
          <w:ilvl w:val="0"/>
          <w:numId w:val="1"/>
        </w:numPr>
        <w:ind w:firstLineChars="0"/>
        <w:rPr>
          <w:color w:val="FF0000"/>
        </w:rPr>
      </w:pPr>
      <w:r w:rsidRPr="00E073EC">
        <w:rPr>
          <w:rFonts w:hint="eastAsia"/>
        </w:rPr>
        <w:t>If</w:t>
      </w:r>
      <w:r w:rsidRPr="00E073EC">
        <w:t xml:space="preserve"> you launch the installer with </w:t>
      </w:r>
      <w:r w:rsidR="00C056F5">
        <w:t>admin</w:t>
      </w:r>
      <w:r w:rsidRPr="00E073EC">
        <w:t xml:space="preserve"> privilege, choose Complete option. The </w:t>
      </w:r>
      <w:r w:rsidR="00CA0240">
        <w:t>feature</w:t>
      </w:r>
      <w:r w:rsidRPr="00E073EC">
        <w:t xml:space="preserve"> selection page will be skipped. </w:t>
      </w:r>
      <w:r w:rsidR="005713A7">
        <w:t xml:space="preserve">Both </w:t>
      </w:r>
      <w:r w:rsidR="00DB5441">
        <w:t>features</w:t>
      </w:r>
      <w:r w:rsidR="005713A7">
        <w:t xml:space="preserve"> (</w:t>
      </w:r>
      <w:proofErr w:type="spellStart"/>
      <w:r w:rsidR="005713A7">
        <w:t>f</w:t>
      </w:r>
      <w:r w:rsidRPr="00E073EC">
        <w:t>ilecopy</w:t>
      </w:r>
      <w:proofErr w:type="spellEnd"/>
      <w:r w:rsidRPr="00E073EC">
        <w:t xml:space="preserve"> and </w:t>
      </w:r>
      <w:proofErr w:type="spellStart"/>
      <w:r w:rsidR="005713A7">
        <w:t>a</w:t>
      </w:r>
      <w:r w:rsidRPr="00E073EC">
        <w:t>utolaunch</w:t>
      </w:r>
      <w:proofErr w:type="spellEnd"/>
      <w:r w:rsidR="005713A7">
        <w:t>)</w:t>
      </w:r>
      <w:r w:rsidRPr="00E073EC">
        <w:t xml:space="preserve"> will be installed </w:t>
      </w:r>
      <w:r w:rsidR="00105776">
        <w:t>together</w:t>
      </w:r>
      <w:r w:rsidRPr="00E073EC">
        <w:t>.</w:t>
      </w:r>
      <w:r w:rsidR="00397A8B">
        <w:t xml:space="preserve"> </w:t>
      </w:r>
      <w:r w:rsidRPr="00E073EC">
        <w:t>Change the installation directory if you want. B</w:t>
      </w:r>
      <w:r>
        <w:t>y default, it is C:\</w:t>
      </w:r>
      <w:r w:rsidR="00345F5A">
        <w:t>HorizonPeripheralsAgent</w:t>
      </w:r>
      <w:r>
        <w:t>\ directory.</w:t>
      </w:r>
    </w:p>
    <w:p w14:paraId="1212C9A2" w14:textId="6085FF3D" w:rsidR="00DB5441" w:rsidRPr="001E6096" w:rsidRDefault="00DB5441" w:rsidP="00DB5441">
      <w:pPr>
        <w:pStyle w:val="ListParagraph"/>
        <w:ind w:left="360" w:firstLineChars="0" w:firstLine="0"/>
        <w:rPr>
          <w:color w:val="FF0000"/>
        </w:rPr>
      </w:pPr>
      <w:r>
        <w:t xml:space="preserve">The </w:t>
      </w:r>
      <w:r w:rsidR="00345F5A">
        <w:t>HorizonPeripheralsAgent</w:t>
      </w:r>
      <w:r>
        <w:t>.exe will be auto launched after horizon client connects to a</w:t>
      </w:r>
      <w:r w:rsidR="00F56370">
        <w:t xml:space="preserve"> new</w:t>
      </w:r>
      <w:r>
        <w:t xml:space="preserve"> remote </w:t>
      </w:r>
      <w:r w:rsidR="00765DDD">
        <w:t xml:space="preserve">desktop or app </w:t>
      </w:r>
      <w:r>
        <w:t>session</w:t>
      </w:r>
      <w:r w:rsidR="00F56370">
        <w:t>.</w:t>
      </w:r>
    </w:p>
    <w:p w14:paraId="2BD0E918" w14:textId="21C9045D" w:rsidR="001E6096" w:rsidRDefault="001800F4" w:rsidP="001E6096">
      <w:pPr>
        <w:pStyle w:val="ListParagraph"/>
        <w:ind w:left="360" w:firstLineChars="0" w:firstLine="0"/>
        <w:rPr>
          <w:color w:val="FF0000"/>
        </w:rPr>
      </w:pPr>
      <w:r w:rsidRPr="001800F4">
        <w:rPr>
          <w:noProof/>
          <w:color w:val="FF0000"/>
        </w:rPr>
        <w:lastRenderedPageBreak/>
        <w:drawing>
          <wp:inline distT="0" distB="0" distL="0" distR="0" wp14:anchorId="3456DAFA" wp14:editId="31DA6106">
            <wp:extent cx="4669155" cy="3588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64DB" w14:textId="77777777" w:rsidR="001E6096" w:rsidRPr="002C249E" w:rsidRDefault="001E6096" w:rsidP="002C249E">
      <w:pPr>
        <w:rPr>
          <w:color w:val="FF0000"/>
        </w:rPr>
      </w:pPr>
    </w:p>
    <w:p w14:paraId="41757B98" w14:textId="48C0EA3C" w:rsidR="00440E19" w:rsidRPr="00440E19" w:rsidRDefault="004D4E17" w:rsidP="004D4E17">
      <w:pPr>
        <w:pStyle w:val="ListParagraph"/>
        <w:numPr>
          <w:ilvl w:val="0"/>
          <w:numId w:val="1"/>
        </w:numPr>
        <w:ind w:firstLineChars="0"/>
        <w:rPr>
          <w:color w:val="FF0000"/>
        </w:rPr>
      </w:pPr>
      <w:r w:rsidRPr="00E073EC">
        <w:rPr>
          <w:rFonts w:hint="eastAsia"/>
        </w:rPr>
        <w:t>I</w:t>
      </w:r>
      <w:r w:rsidRPr="00E073EC">
        <w:t xml:space="preserve">f you launch the installer with </w:t>
      </w:r>
      <w:r w:rsidR="00EE6E63">
        <w:t>normal</w:t>
      </w:r>
      <w:r w:rsidRPr="00E073EC">
        <w:t xml:space="preserve"> user privilege, choose the Custom option. </w:t>
      </w:r>
      <w:r w:rsidRPr="00E073EC">
        <w:rPr>
          <w:rFonts w:hint="eastAsia"/>
        </w:rPr>
        <w:t>There</w:t>
      </w:r>
      <w:r w:rsidRPr="00E073EC">
        <w:t xml:space="preserve"> are two </w:t>
      </w:r>
      <w:r w:rsidR="00DB5441">
        <w:t>features</w:t>
      </w:r>
      <w:r w:rsidRPr="00E073EC">
        <w:t xml:space="preserve"> in the custom setup page – </w:t>
      </w:r>
      <w:proofErr w:type="spellStart"/>
      <w:r w:rsidRPr="00E073EC">
        <w:t>Filecopy</w:t>
      </w:r>
      <w:proofErr w:type="spellEnd"/>
      <w:r w:rsidRPr="00E073EC">
        <w:t xml:space="preserve"> and </w:t>
      </w:r>
      <w:proofErr w:type="spellStart"/>
      <w:r w:rsidRPr="00E073EC">
        <w:t>Autolaunch</w:t>
      </w:r>
      <w:proofErr w:type="spellEnd"/>
      <w:r w:rsidRPr="00E073EC">
        <w:t xml:space="preserve">. </w:t>
      </w:r>
      <w:r w:rsidR="00A6540C">
        <w:t xml:space="preserve">The </w:t>
      </w:r>
      <w:proofErr w:type="spellStart"/>
      <w:r w:rsidR="00A6540C">
        <w:t>Autolaunch</w:t>
      </w:r>
      <w:proofErr w:type="spellEnd"/>
      <w:r w:rsidR="00A6540C">
        <w:t xml:space="preserve"> feature is deselected by default. You can </w:t>
      </w:r>
      <w:r w:rsidRPr="00E073EC">
        <w:t xml:space="preserve">change the installation directory. </w:t>
      </w:r>
      <w:r>
        <w:t>By default, it is C:\</w:t>
      </w:r>
      <w:r w:rsidR="00345F5A">
        <w:t>HorizonPeripheralsAgent</w:t>
      </w:r>
      <w:r>
        <w:t xml:space="preserve">\ directory. </w:t>
      </w:r>
    </w:p>
    <w:p w14:paraId="42A50F33" w14:textId="77777777" w:rsidR="006D7E7E" w:rsidRDefault="00A57AA4" w:rsidP="00CA0240">
      <w:pPr>
        <w:pStyle w:val="ListParagraph"/>
        <w:ind w:left="360" w:firstLineChars="0" w:firstLine="0"/>
      </w:pPr>
      <w:r>
        <w:t>Y</w:t>
      </w:r>
      <w:r w:rsidR="004D4E17">
        <w:t xml:space="preserve">ou need to manually click the </w:t>
      </w:r>
      <w:r w:rsidR="00345F5A">
        <w:t>HorizonPeripheralsAgent</w:t>
      </w:r>
      <w:r w:rsidR="004D4E17">
        <w:t>.exe under installation directory</w:t>
      </w:r>
      <w:r>
        <w:t xml:space="preserve"> to launch it</w:t>
      </w:r>
      <w:r w:rsidR="00F07E60">
        <w:t xml:space="preserve"> after successful installation</w:t>
      </w:r>
      <w:r w:rsidR="004D4E17">
        <w:t xml:space="preserve">. </w:t>
      </w:r>
    </w:p>
    <w:p w14:paraId="523659D6" w14:textId="6CBA503C" w:rsidR="00AE6188" w:rsidRPr="001E6096" w:rsidRDefault="00A6540C" w:rsidP="00CA0240">
      <w:pPr>
        <w:pStyle w:val="ListParagraph"/>
        <w:ind w:left="360" w:firstLineChars="0" w:firstLine="0"/>
        <w:rPr>
          <w:color w:val="FF0000"/>
        </w:rPr>
      </w:pPr>
      <w:r w:rsidRPr="00A6540C">
        <w:rPr>
          <w:noProof/>
          <w:color w:val="FF0000"/>
        </w:rPr>
        <w:drawing>
          <wp:inline distT="0" distB="0" distL="0" distR="0" wp14:anchorId="37802BE5" wp14:editId="7B7BC441">
            <wp:extent cx="4648200" cy="3609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46B9" w14:textId="03B02DA3" w:rsidR="004D4E17" w:rsidRPr="00E073EC" w:rsidRDefault="004D4E17" w:rsidP="00606AEA">
      <w:pPr>
        <w:pStyle w:val="ListParagraph"/>
        <w:numPr>
          <w:ilvl w:val="0"/>
          <w:numId w:val="7"/>
        </w:numPr>
        <w:ind w:firstLineChars="0"/>
      </w:pPr>
      <w:proofErr w:type="spellStart"/>
      <w:r w:rsidRPr="00E073EC">
        <w:lastRenderedPageBreak/>
        <w:t>Filecopy</w:t>
      </w:r>
      <w:proofErr w:type="spellEnd"/>
      <w:r w:rsidRPr="00E073EC">
        <w:t xml:space="preserve"> </w:t>
      </w:r>
      <w:r w:rsidR="00A60AC7">
        <w:t>feature</w:t>
      </w:r>
      <w:r w:rsidRPr="00E073EC">
        <w:t xml:space="preserve"> will copy </w:t>
      </w:r>
      <w:r w:rsidR="00DD32B2">
        <w:t xml:space="preserve">all </w:t>
      </w:r>
      <w:r w:rsidRPr="00E073EC">
        <w:t>necessary files to the installation directory you choose.</w:t>
      </w:r>
    </w:p>
    <w:p w14:paraId="7F5AF86D" w14:textId="6538E182" w:rsidR="004D4E17" w:rsidRDefault="004D4E17" w:rsidP="00606AEA">
      <w:pPr>
        <w:pStyle w:val="ListParagraph"/>
        <w:numPr>
          <w:ilvl w:val="0"/>
          <w:numId w:val="7"/>
        </w:numPr>
        <w:ind w:firstLineChars="0"/>
      </w:pPr>
      <w:proofErr w:type="spellStart"/>
      <w:r w:rsidRPr="00E073EC">
        <w:rPr>
          <w:rFonts w:hint="eastAsia"/>
        </w:rPr>
        <w:t>A</w:t>
      </w:r>
      <w:r w:rsidRPr="00E073EC">
        <w:t>utolaunch</w:t>
      </w:r>
      <w:proofErr w:type="spellEnd"/>
      <w:r w:rsidRPr="00E073EC">
        <w:t xml:space="preserve"> </w:t>
      </w:r>
      <w:r w:rsidR="00A60AC7">
        <w:t>feature</w:t>
      </w:r>
      <w:r w:rsidRPr="00E073EC">
        <w:t xml:space="preserve"> will add registry entries in HKLM path. These registries make </w:t>
      </w:r>
      <w:r w:rsidR="00345F5A">
        <w:t>HorizonPeripheralsAgent</w:t>
      </w:r>
      <w:r w:rsidRPr="00E073EC">
        <w:t>.exe launch automatically whenever you freshly login a Horizon desktop or app session.</w:t>
      </w:r>
      <w:r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</w:t>
      </w:r>
      <w:proofErr w:type="spellStart"/>
      <w:r w:rsidR="004D4E17" w:rsidRPr="00AE1475">
        <w:rPr>
          <w:rStyle w:val="Strong"/>
          <w:b w:val="0"/>
          <w:bCs w:val="0"/>
          <w:i/>
          <w:iCs/>
        </w:rPr>
        <w:t>UnityShell</w:t>
      </w:r>
      <w:proofErr w:type="spellEnd"/>
      <w:r w:rsidR="004D4E17" w:rsidRPr="00AE1475">
        <w:rPr>
          <w:rStyle w:val="Strong"/>
          <w:b w:val="0"/>
          <w:bCs w:val="0"/>
          <w:i/>
          <w:iCs/>
        </w:rPr>
        <w:t>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5D647963" w14:textId="6BF1ADD7" w:rsidR="003F07C5" w:rsidRDefault="006E2A44" w:rsidP="004D4E17">
      <w:pPr>
        <w:pStyle w:val="ListParagraph"/>
        <w:ind w:left="360" w:firstLineChars="0" w:firstLine="0"/>
      </w:pPr>
      <w:r w:rsidRPr="006E2A44">
        <w:rPr>
          <w:noProof/>
        </w:rPr>
        <w:drawing>
          <wp:inline distT="0" distB="0" distL="0" distR="0" wp14:anchorId="192DFB16" wp14:editId="20BB5A89">
            <wp:extent cx="5274310" cy="2846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F4B0" w14:textId="77777777" w:rsidR="003F07C5" w:rsidRDefault="003F07C5">
      <w:pPr>
        <w:widowControl/>
        <w:jc w:val="left"/>
      </w:pPr>
      <w:r>
        <w:br w:type="page"/>
      </w:r>
    </w:p>
    <w:p w14:paraId="7291A819" w14:textId="4706F5EE" w:rsidR="004D4E17" w:rsidRPr="005713A7" w:rsidRDefault="004D4E17" w:rsidP="004D4E17">
      <w:pPr>
        <w:rPr>
          <w:u w:val="single"/>
        </w:rPr>
      </w:pPr>
      <w:bookmarkStart w:id="155" w:name="_Toc48136379"/>
      <w:r w:rsidRPr="00CA7B68">
        <w:rPr>
          <w:rStyle w:val="Heading2Char"/>
          <w:rPrChange w:id="156" w:author="Winnie Wu" w:date="2020-08-06T15:42:00Z">
            <w:rPr>
              <w:u w:val="single"/>
            </w:rPr>
          </w:rPrChange>
        </w:rPr>
        <w:lastRenderedPageBreak/>
        <w:t xml:space="preserve">After the </w:t>
      </w:r>
      <w:del w:id="157" w:author="Winnie Wu" w:date="2020-08-06T15:42:00Z">
        <w:r w:rsidRPr="00CA7B68" w:rsidDel="00CA7B68">
          <w:rPr>
            <w:rStyle w:val="Heading2Char"/>
            <w:rPrChange w:id="158" w:author="Winnie Wu" w:date="2020-08-06T15:42:00Z">
              <w:rPr>
                <w:u w:val="single"/>
              </w:rPr>
            </w:rPrChange>
          </w:rPr>
          <w:delText>i</w:delText>
        </w:r>
      </w:del>
      <w:ins w:id="159" w:author="Winnie Wu" w:date="2020-08-06T15:42:00Z">
        <w:r w:rsidR="00CA7B68" w:rsidRPr="00CA7B68">
          <w:rPr>
            <w:rStyle w:val="Heading2Char"/>
            <w:rPrChange w:id="160" w:author="Winnie Wu" w:date="2020-08-06T15:42:00Z">
              <w:rPr/>
            </w:rPrChange>
          </w:rPr>
          <w:t>I</w:t>
        </w:r>
      </w:ins>
      <w:r w:rsidRPr="00CA7B68">
        <w:rPr>
          <w:rStyle w:val="Heading2Char"/>
          <w:rPrChange w:id="161" w:author="Winnie Wu" w:date="2020-08-06T15:42:00Z">
            <w:rPr>
              <w:u w:val="single"/>
            </w:rPr>
          </w:rPrChange>
        </w:rPr>
        <w:t>nstallation</w:t>
      </w:r>
      <w:bookmarkEnd w:id="155"/>
      <w:r w:rsidRPr="00CA7B68">
        <w:rPr>
          <w:rPrChange w:id="162" w:author="Winnie Wu" w:date="2020-08-06T15:42:00Z">
            <w:rPr>
              <w:u w:val="single"/>
            </w:rPr>
          </w:rPrChange>
        </w:rPr>
        <w:t xml:space="preserve"> </w:t>
      </w:r>
      <w:del w:id="163" w:author="Winnie Wu" w:date="2020-08-06T15:42:00Z">
        <w:r w:rsidR="00BB2010" w:rsidRPr="00CA7B68" w:rsidDel="00CA7B68">
          <w:rPr>
            <w:rPrChange w:id="164" w:author="Winnie Wu" w:date="2020-08-06T15:42:00Z">
              <w:rPr>
                <w:u w:val="single"/>
              </w:rPr>
            </w:rPrChange>
          </w:rPr>
          <w:delText>of DoctorJoeAgent</w:delText>
        </w:r>
        <w:r w:rsidRPr="005713A7" w:rsidDel="00CA7B68">
          <w:rPr>
            <w:u w:val="single"/>
          </w:rPr>
          <w:delText>-</w:delText>
        </w:r>
      </w:del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61DCCBD3" w:rsidR="004D4E17" w:rsidRPr="00F63CAD" w:rsidRDefault="00345F5A">
      <w:pPr>
        <w:pStyle w:val="Heading1"/>
        <w:pPrChange w:id="165" w:author="Winnie Wu" w:date="2020-08-06T15:22:00Z">
          <w:pPr/>
        </w:pPrChange>
      </w:pPr>
      <w:bookmarkStart w:id="166" w:name="_Toc48136380"/>
      <w:proofErr w:type="spellStart"/>
      <w:r>
        <w:rPr>
          <w:rFonts w:hint="eastAsia"/>
        </w:rPr>
        <w:lastRenderedPageBreak/>
        <w:t>HorizonPeripheralsClient</w:t>
      </w:r>
      <w:proofErr w:type="spellEnd"/>
      <w:r w:rsidR="004D4E17" w:rsidRPr="00F63CAD">
        <w:t xml:space="preserve"> Install Guide</w:t>
      </w:r>
      <w:bookmarkEnd w:id="166"/>
    </w:p>
    <w:p w14:paraId="0E3C82BD" w14:textId="5F0B2414" w:rsidR="004D4E17" w:rsidRDefault="004D4E17" w:rsidP="004D4E17">
      <w:commentRangeStart w:id="167"/>
      <w:del w:id="168" w:author="Winnie Wu" w:date="2020-08-06T15:44:00Z">
        <w:r w:rsidDel="00CA7B68">
          <w:rPr>
            <w:rFonts w:hint="eastAsia"/>
          </w:rPr>
          <w:delText>T</w:delText>
        </w:r>
        <w:r w:rsidDel="00CA7B68">
          <w:delText xml:space="preserve">his </w:delText>
        </w:r>
      </w:del>
      <w:r w:rsidR="00345F5A">
        <w:t>HorizonPeripheralsClient</w:t>
      </w:r>
      <w:r w:rsidR="00F14C64">
        <w:t>.msi</w:t>
      </w:r>
      <w:ins w:id="169" w:author="Winnie Wu" w:date="2020-08-06T15:44:00Z">
        <w:r w:rsidR="00CA7B68">
          <w:t xml:space="preserve"> </w:t>
        </w:r>
      </w:ins>
      <w:r>
        <w:t>is the installer to be run on your Horizon client machine.</w:t>
      </w:r>
      <w:ins w:id="170" w:author="Winnie Wu" w:date="2020-08-06T15:53:00Z">
        <w:r w:rsidR="004573DA">
          <w:t xml:space="preserve"> It doesn’t require</w:t>
        </w:r>
      </w:ins>
      <w:ins w:id="171" w:author="Winnie Wu" w:date="2020-08-06T15:57:00Z">
        <w:r w:rsidR="004573DA">
          <w:t xml:space="preserve"> the</w:t>
        </w:r>
      </w:ins>
      <w:ins w:id="172" w:author="Winnie Wu" w:date="2020-08-06T15:53:00Z">
        <w:r w:rsidR="004573DA">
          <w:t xml:space="preserve"> </w:t>
        </w:r>
      </w:ins>
      <w:ins w:id="173" w:author="Winnie Wu" w:date="2020-08-06T15:54:00Z">
        <w:r w:rsidR="004573DA">
          <w:t xml:space="preserve">administrator privilege to </w:t>
        </w:r>
      </w:ins>
      <w:r w:rsidR="00843DEB">
        <w:t>run</w:t>
      </w:r>
      <w:ins w:id="174" w:author="Winnie Wu" w:date="2020-08-06T15:54:00Z">
        <w:r w:rsidR="004573DA">
          <w:t>.</w:t>
        </w:r>
      </w:ins>
    </w:p>
    <w:p w14:paraId="42703964" w14:textId="2F82B7A3" w:rsidR="004D4E17" w:rsidRDefault="004D4E17" w:rsidP="004D4E17">
      <w:r>
        <w:t xml:space="preserve">You can choose the installation directory for </w:t>
      </w:r>
      <w:proofErr w:type="spellStart"/>
      <w:r w:rsidR="00345F5A">
        <w:t>HorizonPeripheralsClient</w:t>
      </w:r>
      <w:proofErr w:type="spellEnd"/>
      <w:r>
        <w:t xml:space="preserve">. </w:t>
      </w:r>
      <w:r>
        <w:rPr>
          <w:rFonts w:hint="eastAsia"/>
        </w:rPr>
        <w:t>By</w:t>
      </w:r>
      <w:r>
        <w:t xml:space="preserve"> default, it is C:\</w:t>
      </w:r>
      <w:r w:rsidR="00345F5A">
        <w:t>HorizonPeripheralsClient</w:t>
      </w:r>
      <w:r>
        <w:t>.</w:t>
      </w:r>
      <w:commentRangeEnd w:id="167"/>
      <w:r w:rsidR="00CA7B68">
        <w:rPr>
          <w:rStyle w:val="CommentReference"/>
        </w:rPr>
        <w:commentReference w:id="167"/>
      </w:r>
    </w:p>
    <w:p w14:paraId="4CC3FD5B" w14:textId="4DC6AFA9" w:rsidR="0055679A" w:rsidRDefault="0055679A" w:rsidP="0055679A">
      <w:r w:rsidRPr="0055679A">
        <w:rPr>
          <w:noProof/>
        </w:rPr>
        <w:drawing>
          <wp:inline distT="0" distB="0" distL="0" distR="0" wp14:anchorId="33CC8808" wp14:editId="68F93256">
            <wp:extent cx="4678680" cy="3634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75" w:name="_Toc48136381"/>
      <w:r>
        <w:rPr>
          <w:rFonts w:hint="eastAsia"/>
        </w:rPr>
        <w:lastRenderedPageBreak/>
        <w:t>U</w:t>
      </w:r>
      <w:r>
        <w:t>ninstall</w:t>
      </w:r>
      <w:bookmarkEnd w:id="175"/>
    </w:p>
    <w:p w14:paraId="7784030E" w14:textId="5639D7C5" w:rsidR="009E2E7F" w:rsidRDefault="00B627D2" w:rsidP="009E2E7F">
      <w:r>
        <w:t xml:space="preserve">Go to the Uninstall a program entry in Control Panel. Uninstall the </w:t>
      </w:r>
      <w:proofErr w:type="spellStart"/>
      <w:r w:rsidR="00345F5A">
        <w:t>HorizonPeripheralsClient</w:t>
      </w:r>
      <w:proofErr w:type="spellEnd"/>
      <w:r>
        <w:t xml:space="preserve"> and </w:t>
      </w:r>
      <w:proofErr w:type="spellStart"/>
      <w:r w:rsidR="00345F5A">
        <w:t>HorizonPeripheralsAgent</w:t>
      </w:r>
      <w:proofErr w:type="spellEnd"/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46EAB80D" w:rsidR="00B5355B" w:rsidRDefault="00D82063" w:rsidP="009E2E7F">
      <w:r w:rsidRPr="00D82063">
        <w:rPr>
          <w:noProof/>
        </w:rPr>
        <w:drawing>
          <wp:inline distT="0" distB="0" distL="0" distR="0" wp14:anchorId="1CC471C1" wp14:editId="7348E5C5">
            <wp:extent cx="5274310" cy="2305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03646F7A" w:rsidR="00D164FF" w:rsidRDefault="00B668ED">
      <w:pPr>
        <w:pStyle w:val="Heading1"/>
        <w:pPrChange w:id="176" w:author="Winnie Wu" w:date="2020-08-06T15:45:00Z">
          <w:pPr>
            <w:tabs>
              <w:tab w:val="left" w:pos="3120"/>
            </w:tabs>
          </w:pPr>
        </w:pPrChange>
      </w:pPr>
      <w:bookmarkStart w:id="177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ins w:id="178" w:author="Winnie Wu" w:date="2020-08-06T15:45:00Z">
        <w:r w:rsidR="00CA7B68">
          <w:t>S</w:t>
        </w:r>
      </w:ins>
      <w:del w:id="179" w:author="Winnie Wu" w:date="2020-08-06T15:45:00Z">
        <w:r w:rsidRPr="00B668ED" w:rsidDel="00CA7B68">
          <w:rPr>
            <w:rFonts w:hint="eastAsia"/>
          </w:rPr>
          <w:delText>s</w:delText>
        </w:r>
      </w:del>
      <w:r w:rsidRPr="00B668ED">
        <w:rPr>
          <w:rFonts w:hint="eastAsia"/>
        </w:rPr>
        <w:t>ecurity</w:t>
      </w:r>
      <w:r w:rsidRPr="00B668ED">
        <w:t xml:space="preserve"> </w:t>
      </w:r>
      <w:ins w:id="180" w:author="Winnie Wu" w:date="2020-08-06T15:45:00Z">
        <w:r w:rsidR="00CA7B68">
          <w:t>C</w:t>
        </w:r>
      </w:ins>
      <w:del w:id="181" w:author="Winnie Wu" w:date="2020-08-06T15:45:00Z">
        <w:r w:rsidRPr="00B668ED" w:rsidDel="00CA7B68">
          <w:rPr>
            <w:rFonts w:hint="eastAsia"/>
          </w:rPr>
          <w:delText>c</w:delText>
        </w:r>
      </w:del>
      <w:r w:rsidRPr="00B668ED">
        <w:rPr>
          <w:rFonts w:hint="eastAsia"/>
        </w:rPr>
        <w:t>erti</w:t>
      </w:r>
      <w:r w:rsidRPr="00B668ED">
        <w:t xml:space="preserve">ficate </w:t>
      </w:r>
      <w:del w:id="182" w:author="Winnie Wu" w:date="2020-08-06T15:45:00Z">
        <w:r w:rsidRPr="00B668ED" w:rsidDel="00CA7B68">
          <w:delText>s</w:delText>
        </w:r>
      </w:del>
      <w:ins w:id="183" w:author="Winnie Wu" w:date="2020-08-06T15:45:00Z">
        <w:r w:rsidR="00CA7B68">
          <w:t>S</w:t>
        </w:r>
      </w:ins>
      <w:r w:rsidRPr="00B668ED">
        <w:t>ettings (Optional)</w:t>
      </w:r>
      <w:bookmarkEnd w:id="177"/>
    </w:p>
    <w:p w14:paraId="275BFB51" w14:textId="1E9F57FD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del w:id="184" w:author="Winnie Wu" w:date="2020-08-06T15:56:00Z">
        <w:r w:rsidR="00451A95" w:rsidDel="004573DA">
          <w:delText>ova</w:delText>
        </w:r>
      </w:del>
      <w:ins w:id="185" w:author="Winnie Wu" w:date="2020-08-06T15:56:00Z">
        <w:r w:rsidR="004573DA">
          <w:t>OVA</w:t>
        </w:r>
      </w:ins>
      <w:r w:rsidR="00451A95">
        <w:t xml:space="preserve"> server’s FQDN </w:t>
      </w:r>
      <w:ins w:id="186" w:author="Winnie Wu" w:date="2020-08-06T15:58:00Z">
        <w:r w:rsidR="004573DA">
          <w:t xml:space="preserve">signed </w:t>
        </w:r>
      </w:ins>
      <w:r w:rsidR="00451A95">
        <w:t xml:space="preserve">by a VMware internal </w:t>
      </w:r>
      <w:proofErr w:type="spellStart"/>
      <w:r w:rsidR="00451A95">
        <w:t>rootCA</w:t>
      </w:r>
      <w:proofErr w:type="spellEnd"/>
      <w:ins w:id="187" w:author="Winnie Wu" w:date="2020-08-06T15:51:00Z">
        <w:r w:rsidR="004573DA">
          <w:t xml:space="preserve"> </w:t>
        </w:r>
      </w:ins>
      <w:r w:rsidR="000D09C3">
        <w:t>after</w:t>
      </w:r>
      <w:ins w:id="188" w:author="Winnie Wu" w:date="2020-08-06T15:51:00Z">
        <w:r w:rsidR="004573DA">
          <w:t xml:space="preserve"> the </w:t>
        </w:r>
      </w:ins>
      <w:r w:rsidR="000D09C3">
        <w:t>deployment</w:t>
      </w:r>
      <w:ins w:id="189" w:author="Winnie Wu" w:date="2020-08-06T15:51:00Z">
        <w:r w:rsidR="004573DA">
          <w:t xml:space="preserve"> of Web </w:t>
        </w:r>
      </w:ins>
      <w:ins w:id="190" w:author="Winnie Wu" w:date="2020-08-06T15:56:00Z">
        <w:r w:rsidR="004573DA">
          <w:t>OVA</w:t>
        </w:r>
      </w:ins>
      <w:r w:rsidR="00451A95">
        <w:t xml:space="preserve">. This cert is then used by the HTTPS </w:t>
      </w:r>
      <w:ins w:id="191" w:author="Winnie Wu" w:date="2020-08-06T15:58:00Z">
        <w:r w:rsidR="004573DA">
          <w:t xml:space="preserve">communication between </w:t>
        </w:r>
      </w:ins>
      <w:proofErr w:type="spellStart"/>
      <w:r w:rsidR="00345F5A">
        <w:t>HorizonPeripheralsAgent</w:t>
      </w:r>
      <w:proofErr w:type="spellEnd"/>
      <w:ins w:id="192" w:author="Winnie Wu" w:date="2020-08-06T15:58:00Z">
        <w:r w:rsidR="004573DA">
          <w:t xml:space="preserve"> and </w:t>
        </w:r>
      </w:ins>
      <w:del w:id="193" w:author="Winnie Wu" w:date="2020-08-06T15:58:00Z">
        <w:r w:rsidR="00451A95" w:rsidDel="004573DA">
          <w:delText xml:space="preserve">protocol configured on the </w:delText>
        </w:r>
      </w:del>
      <w:r w:rsidR="00451A95">
        <w:t xml:space="preserve">web </w:t>
      </w:r>
      <w:del w:id="194" w:author="Winnie Wu" w:date="2020-08-06T15:56:00Z">
        <w:r w:rsidR="00451A95" w:rsidDel="004573DA">
          <w:delText>ova</w:delText>
        </w:r>
      </w:del>
      <w:ins w:id="195" w:author="Winnie Wu" w:date="2020-08-06T15:56:00Z">
        <w:r w:rsidR="004573DA">
          <w:t>OVA</w:t>
        </w:r>
      </w:ins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</w:t>
      </w:r>
      <w:proofErr w:type="spellStart"/>
      <w:r>
        <w:t>rootCA</w:t>
      </w:r>
      <w:proofErr w:type="spellEnd"/>
      <w:r>
        <w:t xml:space="preserve"> instead of the VMware </w:t>
      </w:r>
      <w:proofErr w:type="spellStart"/>
      <w:r>
        <w:t>rootCA</w:t>
      </w:r>
      <w:proofErr w:type="spellEnd"/>
      <w:r>
        <w:t>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 xml:space="preserve">Apply for a valid cert from a well-known </w:t>
      </w:r>
      <w:proofErr w:type="spellStart"/>
      <w:r>
        <w:t>rootCA</w:t>
      </w:r>
      <w:proofErr w:type="spellEnd"/>
      <w:r>
        <w:t>. Get the private key (&lt;</w:t>
      </w:r>
      <w:proofErr w:type="spellStart"/>
      <w:r>
        <w:t>fqdn</w:t>
      </w:r>
      <w:proofErr w:type="spellEnd"/>
      <w:r>
        <w:t>&gt;.key) and cert file (&lt;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>) ready.</w:t>
      </w:r>
    </w:p>
    <w:p w14:paraId="1ED0966B" w14:textId="7A8C0F7B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ins w:id="196" w:author="Winnie Wu" w:date="2020-08-06T15:56:00Z">
        <w:r w:rsidR="004573DA">
          <w:t>OVA</w:t>
        </w:r>
      </w:ins>
      <w:del w:id="197" w:author="Winnie Wu" w:date="2020-08-06T15:56:00Z">
        <w:r w:rsidDel="004573DA">
          <w:delText>ova</w:delText>
        </w:r>
      </w:del>
      <w:ins w:id="198" w:author="Winnie Wu" w:date="2020-08-06T15:56:00Z">
        <w:r w:rsidR="004573DA">
          <w:t>OVA</w:t>
        </w:r>
      </w:ins>
      <w:r>
        <w:t xml:space="preserve"> server, copy the key and cert files to </w:t>
      </w:r>
      <w:r w:rsidRPr="007307C3">
        <w:t>/</w:t>
      </w:r>
      <w:proofErr w:type="spellStart"/>
      <w:r w:rsidRPr="007307C3">
        <w:t>etc</w:t>
      </w:r>
      <w:proofErr w:type="spellEnd"/>
      <w:r w:rsidRPr="007307C3">
        <w:t>/</w:t>
      </w:r>
      <w:proofErr w:type="spellStart"/>
      <w:r w:rsidRPr="007307C3">
        <w:t>nginx</w:t>
      </w:r>
      <w:proofErr w:type="spellEnd"/>
      <w:r w:rsidRPr="007307C3">
        <w:t>/</w:t>
      </w:r>
      <w:r>
        <w:t xml:space="preserve"> folder. Edit the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to replace the </w:t>
      </w:r>
      <w:proofErr w:type="spellStart"/>
      <w:r>
        <w:t>ssl_certificate</w:t>
      </w:r>
      <w:proofErr w:type="spellEnd"/>
      <w:r>
        <w:t xml:space="preserve"> and </w:t>
      </w:r>
      <w:proofErr w:type="spellStart"/>
      <w:r>
        <w:t>ssl_certificate_key</w:t>
      </w:r>
      <w:proofErr w:type="spellEnd"/>
      <w:r>
        <w:t xml:space="preserve"> options with 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 xml:space="preserve"> and &lt;</w:t>
      </w:r>
      <w:proofErr w:type="spellStart"/>
      <w:r>
        <w:t>fqdn</w:t>
      </w:r>
      <w:proofErr w:type="spellEnd"/>
      <w:r>
        <w:t xml:space="preserve">&gt;.key. Reboot the web </w:t>
      </w:r>
      <w:del w:id="199" w:author="Winnie Wu" w:date="2020-08-06T15:56:00Z">
        <w:r w:rsidDel="004573DA">
          <w:delText>ova</w:delText>
        </w:r>
      </w:del>
      <w:ins w:id="200" w:author="Winnie Wu" w:date="2020-08-06T15:56:00Z">
        <w:r w:rsidR="004573DA">
          <w:t>OVA</w:t>
        </w:r>
      </w:ins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</w:t>
      </w:r>
      <w:proofErr w:type="spellStart"/>
      <w:r>
        <w:t>rootCA</w:t>
      </w:r>
      <w:proofErr w:type="spellEnd"/>
      <w:r>
        <w:t xml:space="preserve"> (</w:t>
      </w:r>
      <w:proofErr w:type="spellStart"/>
      <w:r>
        <w:t>rootca.pem</w:t>
      </w:r>
      <w:proofErr w:type="spellEnd"/>
      <w:r>
        <w:t xml:space="preserve">). Copy it to the </w:t>
      </w:r>
      <w:proofErr w:type="spellStart"/>
      <w:r w:rsidR="00345F5A">
        <w:t>HorizonPeripheralsAgent</w:t>
      </w:r>
      <w:proofErr w:type="spellEnd"/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67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  <w15:person w15:author="Joe Zhao">
    <w15:presenceInfo w15:providerId="AD" w15:userId="S::joez@vmware.com::96524ee9-a921-4396-b1d1-7c6ac18b3c7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30E1C"/>
    <w:rsid w:val="00042809"/>
    <w:rsid w:val="00065447"/>
    <w:rsid w:val="00071FF2"/>
    <w:rsid w:val="00086D7C"/>
    <w:rsid w:val="000A06E7"/>
    <w:rsid w:val="000D09C3"/>
    <w:rsid w:val="00105776"/>
    <w:rsid w:val="00120DFE"/>
    <w:rsid w:val="00121F9D"/>
    <w:rsid w:val="001800F4"/>
    <w:rsid w:val="001E6096"/>
    <w:rsid w:val="00287DA4"/>
    <w:rsid w:val="002B1023"/>
    <w:rsid w:val="002C112F"/>
    <w:rsid w:val="002C249E"/>
    <w:rsid w:val="002C6747"/>
    <w:rsid w:val="00303D8A"/>
    <w:rsid w:val="00306907"/>
    <w:rsid w:val="003105C7"/>
    <w:rsid w:val="00333369"/>
    <w:rsid w:val="00345F5A"/>
    <w:rsid w:val="003568B8"/>
    <w:rsid w:val="00374773"/>
    <w:rsid w:val="00386CD7"/>
    <w:rsid w:val="00397A8B"/>
    <w:rsid w:val="003B119A"/>
    <w:rsid w:val="003D44FD"/>
    <w:rsid w:val="003D4A55"/>
    <w:rsid w:val="003E0657"/>
    <w:rsid w:val="003E0BFE"/>
    <w:rsid w:val="003E42A1"/>
    <w:rsid w:val="003F07C5"/>
    <w:rsid w:val="003F0A56"/>
    <w:rsid w:val="003F171A"/>
    <w:rsid w:val="003F55C3"/>
    <w:rsid w:val="003F693E"/>
    <w:rsid w:val="00423DCA"/>
    <w:rsid w:val="004330D1"/>
    <w:rsid w:val="00440E19"/>
    <w:rsid w:val="00447601"/>
    <w:rsid w:val="00451A95"/>
    <w:rsid w:val="00456AFA"/>
    <w:rsid w:val="004573DA"/>
    <w:rsid w:val="004D40D0"/>
    <w:rsid w:val="004D4E17"/>
    <w:rsid w:val="004E20BA"/>
    <w:rsid w:val="005040F5"/>
    <w:rsid w:val="005243E7"/>
    <w:rsid w:val="00524FF6"/>
    <w:rsid w:val="00545DD8"/>
    <w:rsid w:val="0055679A"/>
    <w:rsid w:val="005615BC"/>
    <w:rsid w:val="00566FDE"/>
    <w:rsid w:val="005713A7"/>
    <w:rsid w:val="0057232C"/>
    <w:rsid w:val="005964E8"/>
    <w:rsid w:val="005F41DC"/>
    <w:rsid w:val="006030AA"/>
    <w:rsid w:val="00606AEA"/>
    <w:rsid w:val="006102CE"/>
    <w:rsid w:val="006220D6"/>
    <w:rsid w:val="0063363E"/>
    <w:rsid w:val="00651610"/>
    <w:rsid w:val="00676ED6"/>
    <w:rsid w:val="006D6C9C"/>
    <w:rsid w:val="006D7E7E"/>
    <w:rsid w:val="006E0A7E"/>
    <w:rsid w:val="006E2A44"/>
    <w:rsid w:val="006F79F8"/>
    <w:rsid w:val="007014D2"/>
    <w:rsid w:val="007307C3"/>
    <w:rsid w:val="00762BEE"/>
    <w:rsid w:val="007659F3"/>
    <w:rsid w:val="00765DDD"/>
    <w:rsid w:val="00791561"/>
    <w:rsid w:val="00796AFA"/>
    <w:rsid w:val="007A36BC"/>
    <w:rsid w:val="007B6CAB"/>
    <w:rsid w:val="007E3E7D"/>
    <w:rsid w:val="00810D21"/>
    <w:rsid w:val="00843DEB"/>
    <w:rsid w:val="008511E6"/>
    <w:rsid w:val="00870765"/>
    <w:rsid w:val="008865DD"/>
    <w:rsid w:val="008B291A"/>
    <w:rsid w:val="008D02DD"/>
    <w:rsid w:val="008D0866"/>
    <w:rsid w:val="008E4B06"/>
    <w:rsid w:val="008F3914"/>
    <w:rsid w:val="009314EC"/>
    <w:rsid w:val="00941C95"/>
    <w:rsid w:val="009732A3"/>
    <w:rsid w:val="009B0475"/>
    <w:rsid w:val="009B151C"/>
    <w:rsid w:val="009E2E7F"/>
    <w:rsid w:val="00A16198"/>
    <w:rsid w:val="00A2575B"/>
    <w:rsid w:val="00A307D2"/>
    <w:rsid w:val="00A31859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B1784"/>
    <w:rsid w:val="00AC63CE"/>
    <w:rsid w:val="00AD390F"/>
    <w:rsid w:val="00AE1475"/>
    <w:rsid w:val="00AE6188"/>
    <w:rsid w:val="00AE6773"/>
    <w:rsid w:val="00B43160"/>
    <w:rsid w:val="00B5355B"/>
    <w:rsid w:val="00B57892"/>
    <w:rsid w:val="00B61479"/>
    <w:rsid w:val="00B627D2"/>
    <w:rsid w:val="00B668ED"/>
    <w:rsid w:val="00B90107"/>
    <w:rsid w:val="00B90AC9"/>
    <w:rsid w:val="00BA5BA8"/>
    <w:rsid w:val="00BB2010"/>
    <w:rsid w:val="00BE38BF"/>
    <w:rsid w:val="00C02B27"/>
    <w:rsid w:val="00C03B38"/>
    <w:rsid w:val="00C04A9A"/>
    <w:rsid w:val="00C056F5"/>
    <w:rsid w:val="00C7173A"/>
    <w:rsid w:val="00C934EF"/>
    <w:rsid w:val="00CA0240"/>
    <w:rsid w:val="00CA7B68"/>
    <w:rsid w:val="00CC5154"/>
    <w:rsid w:val="00CD5A9A"/>
    <w:rsid w:val="00D07C8E"/>
    <w:rsid w:val="00D164FF"/>
    <w:rsid w:val="00D165C0"/>
    <w:rsid w:val="00D17FCF"/>
    <w:rsid w:val="00D5395B"/>
    <w:rsid w:val="00D82063"/>
    <w:rsid w:val="00DA2EAA"/>
    <w:rsid w:val="00DB5441"/>
    <w:rsid w:val="00DB728A"/>
    <w:rsid w:val="00DD32B2"/>
    <w:rsid w:val="00DD5CDB"/>
    <w:rsid w:val="00DD7DAF"/>
    <w:rsid w:val="00E03C24"/>
    <w:rsid w:val="00E073EC"/>
    <w:rsid w:val="00E408C7"/>
    <w:rsid w:val="00E464C7"/>
    <w:rsid w:val="00E67327"/>
    <w:rsid w:val="00E933C9"/>
    <w:rsid w:val="00EB1EA1"/>
    <w:rsid w:val="00EB7F40"/>
    <w:rsid w:val="00ED300D"/>
    <w:rsid w:val="00ED50C9"/>
    <w:rsid w:val="00EE0110"/>
    <w:rsid w:val="00EE6E63"/>
    <w:rsid w:val="00F07E60"/>
    <w:rsid w:val="00F1359C"/>
    <w:rsid w:val="00F14C64"/>
    <w:rsid w:val="00F2345E"/>
    <w:rsid w:val="00F2501B"/>
    <w:rsid w:val="00F32D2A"/>
    <w:rsid w:val="00F501E4"/>
    <w:rsid w:val="00F56370"/>
    <w:rsid w:val="00F63CAD"/>
    <w:rsid w:val="00F82908"/>
    <w:rsid w:val="00F852E9"/>
    <w:rsid w:val="00F922B7"/>
    <w:rsid w:val="00FA68B3"/>
    <w:rsid w:val="00FB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</Pages>
  <Words>1398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125</cp:revision>
  <cp:lastPrinted>2020-08-14T08:59:00Z</cp:lastPrinted>
  <dcterms:created xsi:type="dcterms:W3CDTF">2020-08-06T06:50:00Z</dcterms:created>
  <dcterms:modified xsi:type="dcterms:W3CDTF">2020-08-14T09:05:00Z</dcterms:modified>
</cp:coreProperties>
</file>